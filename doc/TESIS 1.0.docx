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2F17" w:rsidRPr="00BF2A57" w:rsidRDefault="00452F17" w:rsidP="00BF2A57">
      <w:pPr>
        <w:jc w:val="center"/>
      </w:pPr>
      <w:bookmarkStart w:id="0" w:name="_Toc510713145"/>
      <w:bookmarkStart w:id="1" w:name="_Toc510713331"/>
      <w:r w:rsidRPr="00BF2A57">
        <w:t>UNIVERSIDAD ADVENTISTA DE BOLIVIA</w:t>
      </w:r>
      <w:bookmarkEnd w:id="0"/>
      <w:bookmarkEnd w:id="1"/>
    </w:p>
    <w:p w:rsidR="00452F17" w:rsidRPr="00BF2A57" w:rsidRDefault="00452F17" w:rsidP="00BF2A57">
      <w:pPr>
        <w:jc w:val="center"/>
      </w:pPr>
      <w:r w:rsidRPr="00BF2A57">
        <w:t>FACULTAD DE INGENIERÍA</w:t>
      </w:r>
    </w:p>
    <w:p w:rsidR="00BF2A57" w:rsidRPr="00BF2A57" w:rsidRDefault="00BF2A57" w:rsidP="002C2A71">
      <w:pPr>
        <w:jc w:val="center"/>
      </w:pPr>
    </w:p>
    <w:p w:rsidR="0091340C" w:rsidRPr="0091340C" w:rsidRDefault="0091340C" w:rsidP="002C2A71">
      <w:pPr>
        <w:spacing w:after="0"/>
        <w:jc w:val="center"/>
        <w:rPr>
          <w:rFonts w:eastAsia="Times New Roman" w:cs="Times New Roman"/>
          <w:color w:val="000000"/>
          <w:szCs w:val="24"/>
          <w:lang w:eastAsia="es-ES"/>
        </w:rPr>
      </w:pPr>
      <w:r w:rsidRPr="00C50DD1">
        <w:rPr>
          <w:rFonts w:eastAsia="Times New Roman" w:cs="Times New Roman"/>
          <w:color w:val="000000"/>
          <w:szCs w:val="24"/>
          <w:lang w:eastAsia="es-ES"/>
        </w:rPr>
        <w:t xml:space="preserve">SISTEMA WEB </w:t>
      </w:r>
      <w:r>
        <w:rPr>
          <w:rFonts w:eastAsia="Times New Roman" w:cs="Times New Roman"/>
          <w:color w:val="000000"/>
          <w:szCs w:val="24"/>
          <w:lang w:eastAsia="es-ES"/>
        </w:rPr>
        <w:t xml:space="preserve">DE </w:t>
      </w:r>
      <w:r w:rsidRPr="00C50DD1">
        <w:rPr>
          <w:rFonts w:eastAsia="Times New Roman" w:cs="Times New Roman"/>
          <w:color w:val="000000"/>
          <w:szCs w:val="24"/>
          <w:lang w:eastAsia="es-ES"/>
        </w:rPr>
        <w:t>GESTIÓN MATERIALES BIBLIOGRÁFICOS</w:t>
      </w:r>
      <w:r>
        <w:rPr>
          <w:rFonts w:eastAsia="Times New Roman" w:cs="Times New Roman"/>
          <w:color w:val="000000"/>
          <w:szCs w:val="24"/>
          <w:lang w:eastAsia="es-ES"/>
        </w:rPr>
        <w:t xml:space="preserve"> </w:t>
      </w:r>
      <w:r w:rsidR="00C852EF">
        <w:rPr>
          <w:rFonts w:eastAsia="Times New Roman" w:cs="Times New Roman"/>
          <w:color w:val="000000"/>
          <w:szCs w:val="24"/>
          <w:lang w:eastAsia="es-ES"/>
        </w:rPr>
        <w:t>E</w:t>
      </w:r>
      <w:r w:rsidRPr="00C50DD1">
        <w:rPr>
          <w:rFonts w:eastAsia="Times New Roman" w:cs="Times New Roman"/>
          <w:color w:val="000000"/>
          <w:szCs w:val="24"/>
          <w:lang w:eastAsia="es-ES"/>
        </w:rPr>
        <w:t xml:space="preserve"> </w:t>
      </w:r>
      <w:r>
        <w:rPr>
          <w:rFonts w:eastAsia="Times New Roman" w:cs="Times New Roman"/>
          <w:color w:val="000000"/>
          <w:szCs w:val="24"/>
          <w:lang w:eastAsia="es-ES"/>
        </w:rPr>
        <w:t xml:space="preserve">INTEGRACIÓN </w:t>
      </w:r>
      <w:r w:rsidR="00C852EF">
        <w:rPr>
          <w:rFonts w:eastAsia="Times New Roman" w:cs="Times New Roman"/>
          <w:color w:val="000000"/>
          <w:szCs w:val="24"/>
          <w:lang w:eastAsia="es-ES"/>
        </w:rPr>
        <w:t>DE</w:t>
      </w:r>
      <w:r>
        <w:rPr>
          <w:rFonts w:eastAsia="Times New Roman" w:cs="Times New Roman"/>
          <w:color w:val="000000"/>
          <w:szCs w:val="24"/>
          <w:lang w:eastAsia="es-ES"/>
        </w:rPr>
        <w:t xml:space="preserve"> SISTEMAS</w:t>
      </w:r>
      <w:r w:rsidRPr="00C50DD1">
        <w:rPr>
          <w:rFonts w:eastAsia="Times New Roman" w:cs="Times New Roman"/>
          <w:color w:val="000000"/>
          <w:szCs w:val="24"/>
          <w:lang w:eastAsia="es-ES"/>
        </w:rPr>
        <w:t xml:space="preserve"> </w:t>
      </w:r>
      <w:r>
        <w:rPr>
          <w:rFonts w:eastAsia="Times New Roman" w:cs="Times New Roman"/>
          <w:color w:val="000000"/>
          <w:szCs w:val="24"/>
          <w:lang w:eastAsia="es-ES"/>
        </w:rPr>
        <w:t>EXTERNOS</w:t>
      </w:r>
      <w:r w:rsidRPr="00C50DD1">
        <w:rPr>
          <w:rFonts w:eastAsia="Times New Roman" w:cs="Times New Roman"/>
          <w:color w:val="000000"/>
          <w:szCs w:val="24"/>
          <w:lang w:eastAsia="es-ES"/>
        </w:rPr>
        <w:t xml:space="preserve"> UTILIZANDO</w:t>
      </w:r>
      <w:r>
        <w:rPr>
          <w:rFonts w:eastAsia="Times New Roman" w:cs="Times New Roman"/>
          <w:color w:val="000000"/>
          <w:szCs w:val="24"/>
          <w:lang w:eastAsia="es-ES"/>
        </w:rPr>
        <w:t xml:space="preserve"> </w:t>
      </w:r>
      <w:r w:rsidR="00C852EF">
        <w:rPr>
          <w:rFonts w:eastAsia="Times New Roman" w:cs="Times New Roman"/>
          <w:color w:val="000000"/>
          <w:szCs w:val="24"/>
          <w:lang w:eastAsia="es-ES"/>
        </w:rPr>
        <w:t>LA</w:t>
      </w:r>
      <w:r w:rsidRPr="00C50DD1">
        <w:rPr>
          <w:rFonts w:eastAsia="Times New Roman" w:cs="Times New Roman"/>
          <w:color w:val="000000"/>
          <w:szCs w:val="24"/>
          <w:lang w:eastAsia="es-ES"/>
        </w:rPr>
        <w:t xml:space="preserve"> ARQUITECTURA DE MICRO</w:t>
      </w:r>
      <w:r>
        <w:rPr>
          <w:rFonts w:eastAsia="Times New Roman" w:cs="Times New Roman"/>
          <w:color w:val="000000"/>
          <w:szCs w:val="24"/>
          <w:lang w:eastAsia="es-ES"/>
        </w:rPr>
        <w:t>-</w:t>
      </w:r>
      <w:r w:rsidRPr="00C50DD1">
        <w:rPr>
          <w:rFonts w:eastAsia="Times New Roman" w:cs="Times New Roman"/>
          <w:color w:val="000000"/>
          <w:szCs w:val="24"/>
          <w:lang w:eastAsia="es-ES"/>
        </w:rPr>
        <w:t xml:space="preserve">SERVICIOS PARA </w:t>
      </w:r>
      <w:r>
        <w:rPr>
          <w:rFonts w:eastAsia="Times New Roman" w:cs="Times New Roman"/>
          <w:color w:val="000000"/>
          <w:szCs w:val="24"/>
          <w:lang w:eastAsia="es-ES"/>
        </w:rPr>
        <w:t xml:space="preserve">LA </w:t>
      </w:r>
      <w:r w:rsidRPr="00C50DD1">
        <w:rPr>
          <w:rFonts w:eastAsia="Times New Roman" w:cs="Times New Roman"/>
          <w:color w:val="000000"/>
          <w:szCs w:val="24"/>
          <w:lang w:eastAsia="es-ES"/>
        </w:rPr>
        <w:t>BIBLIOTECA SIGHART KLAUSS DE LA UN</w:t>
      </w:r>
      <w:r>
        <w:rPr>
          <w:rFonts w:eastAsia="Times New Roman" w:cs="Times New Roman"/>
          <w:color w:val="000000"/>
          <w:szCs w:val="24"/>
          <w:lang w:eastAsia="es-ES"/>
        </w:rPr>
        <w:t>IVERSIDAD ADVENTISTA DE BOLIVIA</w:t>
      </w:r>
    </w:p>
    <w:p w:rsidR="00452F17" w:rsidRPr="00BF2A57" w:rsidRDefault="00452F17" w:rsidP="00BF2A57">
      <w:pPr>
        <w:jc w:val="center"/>
      </w:pPr>
    </w:p>
    <w:p w:rsidR="00452F17" w:rsidRDefault="00452F17" w:rsidP="00BF2A57">
      <w:pPr>
        <w:jc w:val="center"/>
      </w:pPr>
    </w:p>
    <w:p w:rsidR="00BF2A57" w:rsidRPr="00BF2A57" w:rsidRDefault="00BF2A57" w:rsidP="00BF2A57">
      <w:pPr>
        <w:jc w:val="center"/>
      </w:pPr>
    </w:p>
    <w:p w:rsidR="00452F17" w:rsidRPr="00BF2A57" w:rsidRDefault="00452F17" w:rsidP="00BF2A57">
      <w:pPr>
        <w:jc w:val="center"/>
      </w:pPr>
      <w:bookmarkStart w:id="2" w:name="_Toc510713146"/>
      <w:bookmarkStart w:id="3" w:name="_Toc510713332"/>
      <w:r w:rsidRPr="00BF2A57">
        <w:t>PROYECTO DE GRADO</w:t>
      </w:r>
      <w:bookmarkEnd w:id="2"/>
      <w:bookmarkEnd w:id="3"/>
    </w:p>
    <w:p w:rsidR="00452F17" w:rsidRPr="00BF2A57" w:rsidRDefault="00452F17" w:rsidP="00BF2A57">
      <w:pPr>
        <w:jc w:val="center"/>
      </w:pPr>
      <w:bookmarkStart w:id="4" w:name="_Toc510713147"/>
      <w:bookmarkStart w:id="5" w:name="_Toc510713333"/>
      <w:r w:rsidRPr="00BF2A57">
        <w:t>Presentado como requisito para obtener</w:t>
      </w:r>
      <w:bookmarkEnd w:id="4"/>
      <w:bookmarkEnd w:id="5"/>
    </w:p>
    <w:p w:rsidR="00452F17" w:rsidRPr="00BF2A57" w:rsidRDefault="00452F17" w:rsidP="00BF2A57">
      <w:pPr>
        <w:jc w:val="center"/>
      </w:pPr>
      <w:bookmarkStart w:id="6" w:name="_Toc510713148"/>
      <w:bookmarkStart w:id="7" w:name="_Toc510713334"/>
      <w:r w:rsidRPr="00BF2A57">
        <w:t>el grado académico de Licenciatura en</w:t>
      </w:r>
      <w:bookmarkEnd w:id="6"/>
      <w:bookmarkEnd w:id="7"/>
    </w:p>
    <w:p w:rsidR="00452F17" w:rsidRPr="00BF2A57" w:rsidRDefault="00452F17" w:rsidP="00BF2A57">
      <w:pPr>
        <w:jc w:val="center"/>
      </w:pPr>
      <w:bookmarkStart w:id="8" w:name="_Toc510713149"/>
      <w:bookmarkStart w:id="9" w:name="_Toc510713335"/>
      <w:r w:rsidRPr="00BF2A57">
        <w:t>Ingeniería de Sistemas</w:t>
      </w:r>
      <w:bookmarkEnd w:id="8"/>
      <w:bookmarkEnd w:id="9"/>
    </w:p>
    <w:p w:rsidR="00452F17" w:rsidRPr="00BF2A57" w:rsidRDefault="00452F17" w:rsidP="00BF2A57">
      <w:pPr>
        <w:jc w:val="center"/>
      </w:pPr>
    </w:p>
    <w:p w:rsidR="00452F17" w:rsidRPr="00BF2A57" w:rsidRDefault="00452F17" w:rsidP="00492061">
      <w:pPr>
        <w:jc w:val="center"/>
      </w:pPr>
      <w:r w:rsidRPr="00BF2A57">
        <w:t>por</w:t>
      </w:r>
    </w:p>
    <w:p w:rsidR="00452F17" w:rsidRPr="00BF2A57" w:rsidRDefault="00452F17" w:rsidP="00492061">
      <w:pPr>
        <w:jc w:val="center"/>
      </w:pPr>
      <w:r w:rsidRPr="00BF2A57">
        <w:t>Rolf Mamani Mamani</w:t>
      </w:r>
    </w:p>
    <w:p w:rsidR="00452F17" w:rsidRPr="00BF2A57" w:rsidRDefault="00452F17" w:rsidP="00492061">
      <w:pPr>
        <w:jc w:val="center"/>
      </w:pPr>
      <w:bookmarkStart w:id="10" w:name="_Toc510713150"/>
      <w:bookmarkStart w:id="11" w:name="_Toc510713336"/>
      <w:r w:rsidRPr="00BF2A57">
        <w:t>Tutor</w:t>
      </w:r>
      <w:bookmarkEnd w:id="10"/>
      <w:bookmarkEnd w:id="11"/>
    </w:p>
    <w:p w:rsidR="00452F17" w:rsidRDefault="00CB265F" w:rsidP="00492061">
      <w:pPr>
        <w:jc w:val="center"/>
      </w:pPr>
      <w:r w:rsidRPr="00BF2A57">
        <w:t xml:space="preserve">Mario Chura </w:t>
      </w:r>
      <w:r w:rsidR="00C852EF">
        <w:t>Ortiz</w:t>
      </w:r>
      <w:r w:rsidR="00452F17" w:rsidRPr="00BF2A57">
        <w:br/>
      </w:r>
    </w:p>
    <w:p w:rsidR="002C2A71" w:rsidRPr="00BF2A57" w:rsidRDefault="002C2A71" w:rsidP="00BF2A57">
      <w:pPr>
        <w:jc w:val="center"/>
      </w:pPr>
    </w:p>
    <w:p w:rsidR="00452F17" w:rsidRPr="00BF2A57" w:rsidRDefault="00452F17" w:rsidP="00BF2A57">
      <w:pPr>
        <w:jc w:val="center"/>
      </w:pPr>
      <w:r w:rsidRPr="00BF2A57">
        <w:t>Cochabamba, Agosto de 2016</w:t>
      </w:r>
    </w:p>
    <w:p w:rsidR="00C5240F" w:rsidRPr="00855EA8" w:rsidRDefault="00C5240F" w:rsidP="00855EA8"/>
    <w:p w:rsidR="00C5240F" w:rsidRDefault="00C5240F" w:rsidP="00C5240F">
      <w:pPr>
        <w:spacing w:after="0"/>
        <w:rPr>
          <w:rFonts w:eastAsia="Times New Roman" w:cs="Times New Roman"/>
          <w:color w:val="000000"/>
          <w:szCs w:val="24"/>
          <w:lang w:eastAsia="es-ES"/>
        </w:rPr>
      </w:pPr>
    </w:p>
    <w:p w:rsidR="00C5240F" w:rsidRDefault="00C5240F" w:rsidP="00C5240F">
      <w:pPr>
        <w:spacing w:after="0"/>
        <w:rPr>
          <w:rFonts w:eastAsia="Times New Roman" w:cs="Times New Roman"/>
          <w:color w:val="000000"/>
          <w:szCs w:val="24"/>
          <w:lang w:eastAsia="es-ES"/>
        </w:rPr>
      </w:pPr>
    </w:p>
    <w:p w:rsidR="00C5240F" w:rsidRDefault="00C5240F" w:rsidP="00C5240F">
      <w:pPr>
        <w:spacing w:after="0"/>
        <w:rPr>
          <w:rFonts w:eastAsia="Times New Roman" w:cs="Times New Roman"/>
          <w:color w:val="000000"/>
          <w:szCs w:val="24"/>
          <w:lang w:eastAsia="es-ES"/>
        </w:rPr>
      </w:pPr>
    </w:p>
    <w:p w:rsidR="00C5240F" w:rsidRDefault="00C5240F" w:rsidP="00C5240F">
      <w:pPr>
        <w:spacing w:after="0"/>
        <w:rPr>
          <w:rFonts w:eastAsia="Times New Roman" w:cs="Times New Roman"/>
          <w:color w:val="000000"/>
          <w:szCs w:val="24"/>
          <w:lang w:eastAsia="es-ES"/>
        </w:rPr>
      </w:pPr>
    </w:p>
    <w:p w:rsidR="00C5240F" w:rsidRDefault="00C5240F" w:rsidP="00C5240F">
      <w:pPr>
        <w:spacing w:after="0"/>
        <w:rPr>
          <w:rFonts w:eastAsia="Times New Roman" w:cs="Times New Roman"/>
          <w:color w:val="000000"/>
          <w:szCs w:val="24"/>
          <w:lang w:eastAsia="es-ES"/>
        </w:rPr>
      </w:pPr>
    </w:p>
    <w:p w:rsidR="00C5240F" w:rsidRDefault="00C5240F" w:rsidP="00C5240F">
      <w:pPr>
        <w:spacing w:after="0"/>
        <w:rPr>
          <w:rFonts w:eastAsia="Times New Roman" w:cs="Times New Roman"/>
          <w:color w:val="000000"/>
          <w:szCs w:val="24"/>
          <w:lang w:eastAsia="es-ES"/>
        </w:rPr>
      </w:pPr>
    </w:p>
    <w:p w:rsidR="00C5240F" w:rsidRDefault="00C5240F" w:rsidP="00C5240F">
      <w:pPr>
        <w:spacing w:after="0"/>
        <w:rPr>
          <w:rFonts w:eastAsia="Times New Roman" w:cs="Times New Roman"/>
          <w:color w:val="000000"/>
          <w:szCs w:val="24"/>
          <w:lang w:eastAsia="es-ES"/>
        </w:rPr>
      </w:pPr>
    </w:p>
    <w:p w:rsidR="00C5240F" w:rsidRDefault="00C5240F" w:rsidP="00C5240F">
      <w:pPr>
        <w:spacing w:after="0"/>
        <w:rPr>
          <w:rFonts w:eastAsia="Times New Roman" w:cs="Times New Roman"/>
          <w:color w:val="000000"/>
          <w:szCs w:val="24"/>
          <w:lang w:eastAsia="es-ES"/>
        </w:rPr>
      </w:pPr>
    </w:p>
    <w:p w:rsidR="00C5240F" w:rsidRDefault="00C5240F" w:rsidP="00C5240F">
      <w:pPr>
        <w:spacing w:after="0"/>
        <w:rPr>
          <w:rFonts w:eastAsia="Times New Roman" w:cs="Times New Roman"/>
          <w:color w:val="000000"/>
          <w:szCs w:val="24"/>
          <w:lang w:eastAsia="es-ES"/>
        </w:rPr>
      </w:pPr>
    </w:p>
    <w:p w:rsidR="00C5240F" w:rsidRDefault="00C5240F" w:rsidP="00C5240F">
      <w:pPr>
        <w:spacing w:after="0"/>
        <w:rPr>
          <w:rFonts w:eastAsia="Times New Roman" w:cs="Times New Roman"/>
          <w:color w:val="000000"/>
          <w:szCs w:val="24"/>
          <w:lang w:eastAsia="es-ES"/>
        </w:rPr>
      </w:pPr>
    </w:p>
    <w:p w:rsidR="00C5240F" w:rsidRDefault="00C5240F" w:rsidP="00C5240F">
      <w:pPr>
        <w:spacing w:after="0"/>
        <w:rPr>
          <w:rFonts w:eastAsia="Times New Roman" w:cs="Times New Roman"/>
          <w:color w:val="000000"/>
          <w:szCs w:val="24"/>
          <w:lang w:eastAsia="es-ES"/>
        </w:rPr>
      </w:pPr>
    </w:p>
    <w:p w:rsidR="00C5240F" w:rsidRDefault="00C5240F" w:rsidP="00C5240F">
      <w:pPr>
        <w:spacing w:after="0"/>
        <w:rPr>
          <w:rFonts w:eastAsia="Times New Roman" w:cs="Times New Roman"/>
          <w:color w:val="000000"/>
          <w:szCs w:val="24"/>
          <w:lang w:eastAsia="es-ES"/>
        </w:rPr>
      </w:pPr>
    </w:p>
    <w:p w:rsidR="00C5240F" w:rsidRDefault="00C5240F" w:rsidP="00C5240F">
      <w:pPr>
        <w:spacing w:after="0"/>
        <w:rPr>
          <w:rFonts w:eastAsia="Times New Roman" w:cs="Times New Roman"/>
          <w:color w:val="000000"/>
          <w:szCs w:val="24"/>
          <w:lang w:eastAsia="es-ES"/>
        </w:rPr>
      </w:pPr>
    </w:p>
    <w:p w:rsidR="00C5240F" w:rsidRDefault="00C5240F" w:rsidP="00C5240F">
      <w:pPr>
        <w:spacing w:after="0"/>
        <w:rPr>
          <w:rFonts w:eastAsia="Times New Roman" w:cs="Times New Roman"/>
          <w:color w:val="000000"/>
          <w:szCs w:val="24"/>
          <w:lang w:eastAsia="es-ES"/>
        </w:rPr>
      </w:pPr>
    </w:p>
    <w:p w:rsidR="00C5240F" w:rsidRDefault="00C5240F" w:rsidP="00C5240F">
      <w:pPr>
        <w:spacing w:after="0"/>
        <w:rPr>
          <w:rFonts w:eastAsia="Times New Roman" w:cs="Times New Roman"/>
          <w:color w:val="000000"/>
          <w:szCs w:val="24"/>
          <w:lang w:eastAsia="es-ES"/>
        </w:rPr>
      </w:pPr>
    </w:p>
    <w:p w:rsidR="00C5240F" w:rsidRDefault="00C5240F" w:rsidP="00C5240F">
      <w:pPr>
        <w:spacing w:after="0"/>
        <w:rPr>
          <w:rFonts w:eastAsia="Times New Roman" w:cs="Times New Roman"/>
          <w:color w:val="000000"/>
          <w:szCs w:val="24"/>
          <w:lang w:eastAsia="es-ES"/>
        </w:rPr>
      </w:pPr>
    </w:p>
    <w:p w:rsidR="00C5240F" w:rsidRDefault="00C5240F" w:rsidP="00C5240F">
      <w:pPr>
        <w:spacing w:after="0"/>
        <w:rPr>
          <w:rFonts w:eastAsia="Times New Roman" w:cs="Times New Roman"/>
          <w:color w:val="000000"/>
          <w:szCs w:val="24"/>
          <w:lang w:eastAsia="es-ES"/>
        </w:rPr>
      </w:pPr>
    </w:p>
    <w:p w:rsidR="00C5240F" w:rsidRDefault="00C5240F" w:rsidP="00C5240F">
      <w:pPr>
        <w:spacing w:after="0"/>
        <w:rPr>
          <w:rFonts w:eastAsia="Times New Roman" w:cs="Times New Roman"/>
          <w:color w:val="000000"/>
          <w:szCs w:val="24"/>
          <w:lang w:eastAsia="es-ES"/>
        </w:rPr>
      </w:pPr>
    </w:p>
    <w:p w:rsidR="00C5240F" w:rsidRDefault="00C5240F" w:rsidP="00C5240F">
      <w:pPr>
        <w:spacing w:after="0"/>
        <w:rPr>
          <w:rFonts w:eastAsia="Times New Roman" w:cs="Times New Roman"/>
          <w:color w:val="000000"/>
          <w:szCs w:val="24"/>
          <w:lang w:eastAsia="es-ES"/>
        </w:rPr>
      </w:pPr>
    </w:p>
    <w:p w:rsidR="00C5240F" w:rsidRDefault="00C5240F" w:rsidP="00C5240F">
      <w:pPr>
        <w:spacing w:after="0"/>
        <w:rPr>
          <w:rFonts w:eastAsia="Times New Roman" w:cs="Times New Roman"/>
          <w:color w:val="000000"/>
          <w:szCs w:val="24"/>
          <w:lang w:eastAsia="es-ES"/>
        </w:rPr>
      </w:pPr>
    </w:p>
    <w:p w:rsidR="00C5240F" w:rsidRDefault="00C5240F" w:rsidP="00C5240F">
      <w:pPr>
        <w:spacing w:after="0"/>
        <w:rPr>
          <w:rFonts w:eastAsia="Times New Roman" w:cs="Times New Roman"/>
          <w:color w:val="000000"/>
          <w:szCs w:val="24"/>
          <w:lang w:eastAsia="es-ES"/>
        </w:rPr>
      </w:pPr>
    </w:p>
    <w:p w:rsidR="00C5240F" w:rsidRDefault="00C5240F" w:rsidP="00C5240F">
      <w:pPr>
        <w:spacing w:after="0"/>
        <w:rPr>
          <w:rFonts w:eastAsia="Times New Roman" w:cs="Times New Roman"/>
          <w:color w:val="000000"/>
          <w:szCs w:val="24"/>
          <w:lang w:eastAsia="es-ES"/>
        </w:rPr>
      </w:pPr>
    </w:p>
    <w:p w:rsidR="00C5240F" w:rsidRDefault="00C5240F" w:rsidP="00C5240F">
      <w:pPr>
        <w:spacing w:after="0"/>
        <w:rPr>
          <w:rFonts w:eastAsia="Times New Roman" w:cs="Times New Roman"/>
          <w:color w:val="000000"/>
          <w:szCs w:val="24"/>
          <w:lang w:eastAsia="es-ES"/>
        </w:rPr>
      </w:pPr>
    </w:p>
    <w:p w:rsidR="00C5240F" w:rsidRDefault="00C5240F" w:rsidP="00C5240F">
      <w:pPr>
        <w:spacing w:after="0"/>
        <w:rPr>
          <w:rFonts w:eastAsia="Times New Roman" w:cs="Times New Roman"/>
          <w:color w:val="000000"/>
          <w:szCs w:val="24"/>
          <w:lang w:eastAsia="es-ES"/>
        </w:rPr>
      </w:pPr>
    </w:p>
    <w:p w:rsidR="00C5240F" w:rsidRDefault="00C5240F" w:rsidP="00C5240F">
      <w:pPr>
        <w:spacing w:after="0"/>
        <w:rPr>
          <w:rFonts w:eastAsia="Times New Roman" w:cs="Times New Roman"/>
          <w:color w:val="000000"/>
          <w:szCs w:val="24"/>
          <w:lang w:eastAsia="es-ES"/>
        </w:rPr>
      </w:pPr>
    </w:p>
    <w:p w:rsidR="00C5240F" w:rsidRDefault="00C5240F" w:rsidP="00C5240F">
      <w:pPr>
        <w:spacing w:after="0"/>
        <w:rPr>
          <w:rFonts w:eastAsia="Times New Roman" w:cs="Times New Roman"/>
          <w:color w:val="000000"/>
          <w:szCs w:val="24"/>
          <w:lang w:eastAsia="es-ES"/>
        </w:rPr>
      </w:pPr>
    </w:p>
    <w:p w:rsidR="00C5240F" w:rsidRDefault="00C5240F" w:rsidP="00C5240F">
      <w:pPr>
        <w:spacing w:after="0"/>
        <w:rPr>
          <w:rFonts w:eastAsia="Times New Roman" w:cs="Times New Roman"/>
          <w:color w:val="000000"/>
          <w:szCs w:val="24"/>
          <w:lang w:eastAsia="es-ES"/>
        </w:rPr>
      </w:pPr>
    </w:p>
    <w:p w:rsidR="00C5240F" w:rsidRDefault="00C5240F" w:rsidP="00C5240F">
      <w:pPr>
        <w:spacing w:after="0"/>
        <w:rPr>
          <w:rFonts w:eastAsia="Times New Roman" w:cs="Times New Roman"/>
          <w:color w:val="000000"/>
          <w:szCs w:val="24"/>
          <w:lang w:eastAsia="es-ES"/>
        </w:rPr>
      </w:pPr>
    </w:p>
    <w:p w:rsidR="00C5240F" w:rsidRDefault="00C5240F" w:rsidP="00C5240F">
      <w:pPr>
        <w:spacing w:after="0"/>
        <w:rPr>
          <w:rFonts w:eastAsia="Times New Roman" w:cs="Times New Roman"/>
          <w:color w:val="000000"/>
          <w:szCs w:val="24"/>
          <w:lang w:eastAsia="es-ES"/>
        </w:rPr>
      </w:pPr>
    </w:p>
    <w:p w:rsidR="00C852EF" w:rsidRDefault="00C852EF" w:rsidP="00C5240F">
      <w:pPr>
        <w:spacing w:after="0"/>
        <w:rPr>
          <w:rFonts w:eastAsia="Times New Roman" w:cs="Times New Roman"/>
          <w:color w:val="000000"/>
          <w:szCs w:val="24"/>
          <w:lang w:eastAsia="es-ES"/>
        </w:rPr>
      </w:pPr>
    </w:p>
    <w:p w:rsidR="00C852EF" w:rsidRDefault="00C852EF" w:rsidP="00C5240F">
      <w:pPr>
        <w:spacing w:after="0"/>
        <w:rPr>
          <w:rFonts w:eastAsia="Times New Roman" w:cs="Times New Roman"/>
          <w:color w:val="000000"/>
          <w:szCs w:val="24"/>
          <w:lang w:eastAsia="es-ES"/>
        </w:rPr>
      </w:pPr>
    </w:p>
    <w:p w:rsidR="00B050BB" w:rsidRPr="00C50DD1" w:rsidRDefault="00B050BB" w:rsidP="00C50DD1">
      <w:pPr>
        <w:jc w:val="center"/>
        <w:rPr>
          <w:rFonts w:cs="Times New Roman"/>
          <w:b/>
          <w:szCs w:val="24"/>
        </w:rPr>
      </w:pPr>
      <w:r w:rsidRPr="00C50DD1">
        <w:rPr>
          <w:rFonts w:cs="Times New Roman"/>
          <w:b/>
          <w:szCs w:val="24"/>
        </w:rPr>
        <w:lastRenderedPageBreak/>
        <w:t>RESUMEN</w:t>
      </w:r>
    </w:p>
    <w:p w:rsidR="00B050BB" w:rsidRPr="00C50DD1" w:rsidRDefault="00B050BB" w:rsidP="00C50DD1">
      <w:pPr>
        <w:rPr>
          <w:rFonts w:cs="Times New Roman"/>
          <w:szCs w:val="24"/>
        </w:rPr>
      </w:pPr>
      <w:r w:rsidRPr="00C50DD1">
        <w:rPr>
          <w:rFonts w:cs="Times New Roman"/>
          <w:szCs w:val="24"/>
        </w:rPr>
        <w:t xml:space="preserve">La presente investigación plantea la creación de una metodología para la transformación de aplicaciones </w:t>
      </w:r>
      <w:r w:rsidR="00BF2A57">
        <w:rPr>
          <w:rFonts w:cs="Times New Roman"/>
          <w:szCs w:val="24"/>
        </w:rPr>
        <w:t>tradicional</w:t>
      </w:r>
      <w:r w:rsidRPr="00C50DD1">
        <w:rPr>
          <w:rFonts w:cs="Times New Roman"/>
          <w:szCs w:val="24"/>
        </w:rPr>
        <w:t xml:space="preserve"> a una arquitectura distribuida basada en </w:t>
      </w:r>
      <w:r w:rsidR="002B628A">
        <w:rPr>
          <w:rFonts w:cs="Times New Roman"/>
          <w:szCs w:val="24"/>
        </w:rPr>
        <w:t>micro-servicios</w:t>
      </w:r>
      <w:r w:rsidRPr="00C50DD1">
        <w:rPr>
          <w:rFonts w:cs="Times New Roman"/>
          <w:szCs w:val="24"/>
        </w:rPr>
        <w:t>; de forma resumida</w:t>
      </w:r>
      <w:r w:rsidR="00BF2A57">
        <w:rPr>
          <w:rFonts w:cs="Times New Roman"/>
          <w:szCs w:val="24"/>
        </w:rPr>
        <w:t xml:space="preserve"> la metodología se organiza en 4</w:t>
      </w:r>
      <w:r w:rsidRPr="00C50DD1">
        <w:rPr>
          <w:rFonts w:cs="Times New Roman"/>
          <w:szCs w:val="24"/>
        </w:rPr>
        <w:t xml:space="preserve"> grandes bloques:</w:t>
      </w:r>
    </w:p>
    <w:p w:rsidR="00B050BB" w:rsidRPr="00C50DD1" w:rsidRDefault="00B050BB" w:rsidP="00C50DD1">
      <w:pPr>
        <w:rPr>
          <w:rFonts w:cs="Times New Roman"/>
          <w:szCs w:val="24"/>
        </w:rPr>
      </w:pPr>
      <w:r w:rsidRPr="00C50DD1">
        <w:rPr>
          <w:rFonts w:cs="Times New Roman"/>
          <w:szCs w:val="24"/>
        </w:rPr>
        <w:t xml:space="preserve">Análisis del modelo del negocio </w:t>
      </w:r>
      <w:r w:rsidR="00BF2A57">
        <w:rPr>
          <w:rFonts w:cs="Times New Roman"/>
          <w:szCs w:val="24"/>
        </w:rPr>
        <w:t>del sistema</w:t>
      </w:r>
      <w:r w:rsidRPr="00C50DD1">
        <w:rPr>
          <w:rFonts w:cs="Times New Roman"/>
          <w:szCs w:val="24"/>
        </w:rPr>
        <w:t xml:space="preserve"> </w:t>
      </w:r>
      <w:r w:rsidR="00BF2A57">
        <w:rPr>
          <w:rFonts w:cs="Times New Roman"/>
          <w:szCs w:val="24"/>
        </w:rPr>
        <w:t>tradicional a</w:t>
      </w:r>
      <w:r w:rsidRPr="00C50DD1">
        <w:rPr>
          <w:rFonts w:cs="Times New Roman"/>
          <w:szCs w:val="24"/>
        </w:rPr>
        <w:t xml:space="preserve"> transformar.</w:t>
      </w:r>
    </w:p>
    <w:p w:rsidR="00B050BB" w:rsidRDefault="00B050BB" w:rsidP="00C50DD1">
      <w:pPr>
        <w:rPr>
          <w:rFonts w:cs="Times New Roman"/>
          <w:szCs w:val="24"/>
        </w:rPr>
      </w:pPr>
      <w:r w:rsidRPr="00C50DD1">
        <w:rPr>
          <w:rFonts w:cs="Times New Roman"/>
          <w:szCs w:val="24"/>
        </w:rPr>
        <w:t xml:space="preserve">Fraccionamiento del </w:t>
      </w:r>
      <w:r w:rsidR="00BF2A57">
        <w:rPr>
          <w:rFonts w:cs="Times New Roman"/>
          <w:szCs w:val="24"/>
        </w:rPr>
        <w:t>sistema</w:t>
      </w:r>
      <w:r w:rsidRPr="00C50DD1">
        <w:rPr>
          <w:rFonts w:cs="Times New Roman"/>
          <w:szCs w:val="24"/>
        </w:rPr>
        <w:t xml:space="preserve"> y construcción de los </w:t>
      </w:r>
      <w:r w:rsidR="002B628A">
        <w:rPr>
          <w:rFonts w:cs="Times New Roman"/>
          <w:szCs w:val="24"/>
        </w:rPr>
        <w:t>micro-servicios</w:t>
      </w:r>
      <w:r w:rsidRPr="00C50DD1">
        <w:rPr>
          <w:rFonts w:cs="Times New Roman"/>
          <w:szCs w:val="24"/>
        </w:rPr>
        <w:t>.</w:t>
      </w:r>
    </w:p>
    <w:p w:rsidR="00BF2A57" w:rsidRPr="00562E0B" w:rsidRDefault="00562E0B" w:rsidP="00C50DD1">
      <w:pPr>
        <w:rPr>
          <w:rFonts w:cs="Times New Roman"/>
          <w:szCs w:val="24"/>
          <w:u w:val="single"/>
        </w:rPr>
      </w:pPr>
      <w:r>
        <w:rPr>
          <w:rFonts w:cs="Times New Roman"/>
          <w:szCs w:val="24"/>
        </w:rPr>
        <w:t>Construcción de subsistemas para la gestión e integración con los micro-servicios</w:t>
      </w:r>
      <w:r w:rsidR="00BF2A57" w:rsidRPr="00C50DD1">
        <w:rPr>
          <w:rFonts w:cs="Times New Roman"/>
          <w:szCs w:val="24"/>
        </w:rPr>
        <w:t xml:space="preserve">. </w:t>
      </w:r>
    </w:p>
    <w:p w:rsidR="00B050BB" w:rsidRPr="00C50DD1" w:rsidRDefault="00B050BB" w:rsidP="00C50DD1">
      <w:pPr>
        <w:rPr>
          <w:rFonts w:cs="Times New Roman"/>
          <w:szCs w:val="24"/>
        </w:rPr>
      </w:pPr>
      <w:r w:rsidRPr="00C50DD1">
        <w:rPr>
          <w:rFonts w:cs="Times New Roman"/>
          <w:szCs w:val="24"/>
        </w:rPr>
        <w:t xml:space="preserve">Migración de la base de datos a través de los </w:t>
      </w:r>
      <w:r w:rsidR="002B628A">
        <w:rPr>
          <w:rFonts w:cs="Times New Roman"/>
          <w:szCs w:val="24"/>
        </w:rPr>
        <w:t>micro-servicios</w:t>
      </w:r>
      <w:r w:rsidRPr="00C50DD1">
        <w:rPr>
          <w:rFonts w:cs="Times New Roman"/>
          <w:szCs w:val="24"/>
        </w:rPr>
        <w:t>.</w:t>
      </w:r>
    </w:p>
    <w:p w:rsidR="00B050BB" w:rsidRPr="00C50DD1" w:rsidRDefault="00B050BB" w:rsidP="00C50DD1">
      <w:pPr>
        <w:rPr>
          <w:rFonts w:cs="Times New Roman"/>
          <w:szCs w:val="24"/>
        </w:rPr>
      </w:pPr>
      <w:r w:rsidRPr="00C50DD1">
        <w:rPr>
          <w:rFonts w:cs="Times New Roman"/>
          <w:szCs w:val="24"/>
        </w:rPr>
        <w:t>La investigación también incluye un caso de prueba, que sirva de ejemplo para llevar acabo transformac</w:t>
      </w:r>
      <w:r w:rsidR="003B6284">
        <w:rPr>
          <w:rFonts w:cs="Times New Roman"/>
          <w:szCs w:val="24"/>
        </w:rPr>
        <w:t xml:space="preserve">iones de aplicaciones </w:t>
      </w:r>
      <w:r w:rsidRPr="00C50DD1">
        <w:rPr>
          <w:rFonts w:cs="Times New Roman"/>
          <w:szCs w:val="24"/>
        </w:rPr>
        <w:t xml:space="preserve">a una arquitectura basada en </w:t>
      </w:r>
      <w:r w:rsidR="002B628A">
        <w:rPr>
          <w:rFonts w:cs="Times New Roman"/>
          <w:szCs w:val="24"/>
        </w:rPr>
        <w:t>micro-servicios</w:t>
      </w:r>
      <w:r w:rsidRPr="00C50DD1">
        <w:rPr>
          <w:rFonts w:cs="Times New Roman"/>
          <w:szCs w:val="24"/>
        </w:rPr>
        <w:t>.</w:t>
      </w:r>
    </w:p>
    <w:p w:rsidR="00B050BB" w:rsidRPr="00C50DD1" w:rsidRDefault="00C852EF" w:rsidP="00C50DD1">
      <w:pPr>
        <w:rPr>
          <w:rFonts w:cs="Times New Roman"/>
          <w:szCs w:val="24"/>
        </w:rPr>
      </w:pPr>
      <w:r>
        <w:rPr>
          <w:rFonts w:cs="Times New Roman"/>
          <w:szCs w:val="24"/>
        </w:rPr>
        <w:t>Llegar a 200 palabras</w:t>
      </w:r>
    </w:p>
    <w:p w:rsidR="00B050BB" w:rsidRPr="00C50DD1" w:rsidRDefault="00B050BB" w:rsidP="00C50DD1">
      <w:pPr>
        <w:rPr>
          <w:rFonts w:cs="Times New Roman"/>
          <w:szCs w:val="24"/>
        </w:rPr>
      </w:pPr>
    </w:p>
    <w:p w:rsidR="00B050BB" w:rsidRPr="00C50DD1" w:rsidRDefault="00B050BB" w:rsidP="00C50DD1">
      <w:pPr>
        <w:rPr>
          <w:rFonts w:cs="Times New Roman"/>
          <w:szCs w:val="24"/>
        </w:rPr>
      </w:pPr>
    </w:p>
    <w:p w:rsidR="00B050BB" w:rsidRPr="00C50DD1" w:rsidRDefault="00B050BB" w:rsidP="00C50DD1">
      <w:pPr>
        <w:rPr>
          <w:rFonts w:cs="Times New Roman"/>
          <w:szCs w:val="24"/>
        </w:rPr>
      </w:pPr>
    </w:p>
    <w:p w:rsidR="00B050BB" w:rsidRPr="00C50DD1" w:rsidRDefault="00B050BB" w:rsidP="00C50DD1">
      <w:pPr>
        <w:rPr>
          <w:rFonts w:cs="Times New Roman"/>
          <w:szCs w:val="24"/>
        </w:rPr>
      </w:pPr>
    </w:p>
    <w:p w:rsidR="00B050BB" w:rsidRPr="00C50DD1" w:rsidRDefault="00B050BB" w:rsidP="00C50DD1">
      <w:pPr>
        <w:rPr>
          <w:rFonts w:cs="Times New Roman"/>
          <w:szCs w:val="24"/>
        </w:rPr>
      </w:pPr>
    </w:p>
    <w:p w:rsidR="00B050BB" w:rsidRPr="00C50DD1" w:rsidRDefault="00B050BB" w:rsidP="00C50DD1">
      <w:pPr>
        <w:rPr>
          <w:rFonts w:cs="Times New Roman"/>
          <w:szCs w:val="24"/>
        </w:rPr>
      </w:pPr>
    </w:p>
    <w:p w:rsidR="00B050BB" w:rsidRPr="00C50DD1" w:rsidRDefault="00B050BB" w:rsidP="00C50DD1">
      <w:pPr>
        <w:rPr>
          <w:rFonts w:cs="Times New Roman"/>
          <w:szCs w:val="24"/>
        </w:rPr>
      </w:pPr>
    </w:p>
    <w:p w:rsidR="00B050BB" w:rsidRPr="00C50DD1" w:rsidRDefault="00B050BB" w:rsidP="00C50DD1">
      <w:pPr>
        <w:rPr>
          <w:rFonts w:cs="Times New Roman"/>
          <w:szCs w:val="24"/>
        </w:rPr>
      </w:pPr>
    </w:p>
    <w:p w:rsidR="00B050BB" w:rsidRPr="00C50DD1" w:rsidRDefault="00B050BB" w:rsidP="00C50DD1">
      <w:pPr>
        <w:rPr>
          <w:rFonts w:cs="Times New Roman"/>
          <w:szCs w:val="24"/>
        </w:rPr>
      </w:pPr>
    </w:p>
    <w:p w:rsidR="00B050BB" w:rsidRPr="00C50DD1" w:rsidRDefault="00B050BB" w:rsidP="00C50DD1">
      <w:pPr>
        <w:rPr>
          <w:rFonts w:cs="Times New Roman"/>
          <w:szCs w:val="24"/>
        </w:rPr>
      </w:pPr>
    </w:p>
    <w:p w:rsidR="00B050BB" w:rsidRPr="00C50DD1" w:rsidRDefault="00B050BB" w:rsidP="00C50DD1">
      <w:pPr>
        <w:rPr>
          <w:rFonts w:cs="Times New Roman"/>
          <w:szCs w:val="24"/>
        </w:rPr>
      </w:pPr>
    </w:p>
    <w:p w:rsidR="00B050BB" w:rsidRPr="00C50DD1" w:rsidRDefault="00B050BB" w:rsidP="00C50DD1">
      <w:pPr>
        <w:rPr>
          <w:rFonts w:cs="Times New Roman"/>
          <w:szCs w:val="24"/>
        </w:rPr>
      </w:pPr>
    </w:p>
    <w:p w:rsidR="00B050BB" w:rsidRPr="00C50DD1" w:rsidRDefault="00B050BB" w:rsidP="00C50DD1">
      <w:pPr>
        <w:rPr>
          <w:rFonts w:cs="Times New Roman"/>
          <w:szCs w:val="24"/>
        </w:rPr>
      </w:pPr>
    </w:p>
    <w:p w:rsidR="00B050BB" w:rsidRPr="00C50DD1" w:rsidRDefault="00B050BB" w:rsidP="00C50DD1">
      <w:pPr>
        <w:rPr>
          <w:rFonts w:cs="Times New Roman"/>
          <w:szCs w:val="24"/>
        </w:rPr>
      </w:pPr>
    </w:p>
    <w:p w:rsidR="00B050BB" w:rsidRPr="00C50DD1" w:rsidRDefault="00B050BB" w:rsidP="00C50DD1">
      <w:pPr>
        <w:rPr>
          <w:rFonts w:cs="Times New Roman"/>
          <w:szCs w:val="24"/>
        </w:rPr>
      </w:pPr>
    </w:p>
    <w:p w:rsidR="00B050BB" w:rsidRPr="00C50DD1" w:rsidRDefault="00B050BB" w:rsidP="00C50DD1">
      <w:pPr>
        <w:rPr>
          <w:rFonts w:cs="Times New Roman"/>
          <w:szCs w:val="24"/>
        </w:rPr>
      </w:pPr>
    </w:p>
    <w:p w:rsidR="00B050BB" w:rsidRPr="00C50DD1" w:rsidRDefault="00B050BB" w:rsidP="00C50DD1">
      <w:pPr>
        <w:rPr>
          <w:rFonts w:cs="Times New Roman"/>
          <w:szCs w:val="24"/>
        </w:rPr>
      </w:pPr>
    </w:p>
    <w:p w:rsidR="00B050BB" w:rsidRPr="00C50DD1" w:rsidRDefault="00B050BB" w:rsidP="00C50DD1">
      <w:pPr>
        <w:rPr>
          <w:rFonts w:cs="Times New Roman"/>
          <w:szCs w:val="24"/>
        </w:rPr>
      </w:pPr>
    </w:p>
    <w:p w:rsidR="00B050BB" w:rsidRPr="00C50DD1" w:rsidRDefault="00B050BB" w:rsidP="00C50DD1">
      <w:pPr>
        <w:rPr>
          <w:rFonts w:cs="Times New Roman"/>
          <w:szCs w:val="24"/>
        </w:rPr>
      </w:pPr>
    </w:p>
    <w:p w:rsidR="00FF3B5F" w:rsidRPr="00C50DD1" w:rsidRDefault="00FF3B5F" w:rsidP="00C50DD1">
      <w:pPr>
        <w:rPr>
          <w:rFonts w:cs="Times New Roman"/>
          <w:szCs w:val="24"/>
        </w:rPr>
      </w:pPr>
    </w:p>
    <w:p w:rsidR="00FF3B5F" w:rsidRPr="00C50DD1" w:rsidRDefault="00FF3B5F" w:rsidP="00C50DD1">
      <w:pPr>
        <w:rPr>
          <w:rFonts w:cs="Times New Roman"/>
          <w:szCs w:val="24"/>
        </w:rPr>
      </w:pPr>
    </w:p>
    <w:p w:rsidR="00FF3B5F" w:rsidRPr="00C50DD1" w:rsidRDefault="00FF3B5F" w:rsidP="00C50DD1">
      <w:pPr>
        <w:rPr>
          <w:rFonts w:cs="Times New Roman"/>
          <w:szCs w:val="24"/>
        </w:rPr>
      </w:pPr>
    </w:p>
    <w:p w:rsidR="00FF3B5F" w:rsidRPr="00C50DD1" w:rsidRDefault="00FF3B5F" w:rsidP="00C50DD1">
      <w:pPr>
        <w:rPr>
          <w:rFonts w:cs="Times New Roman"/>
          <w:szCs w:val="24"/>
        </w:rPr>
      </w:pPr>
    </w:p>
    <w:p w:rsidR="00FF3B5F" w:rsidRPr="00C50DD1" w:rsidRDefault="00FF3B5F" w:rsidP="00C50DD1">
      <w:pPr>
        <w:rPr>
          <w:rFonts w:cs="Times New Roman"/>
          <w:szCs w:val="24"/>
        </w:rPr>
      </w:pPr>
    </w:p>
    <w:p w:rsidR="00B050BB" w:rsidRPr="00C50DD1" w:rsidRDefault="00B050BB" w:rsidP="00C50DD1">
      <w:pPr>
        <w:rPr>
          <w:rFonts w:cs="Times New Roman"/>
          <w:szCs w:val="24"/>
        </w:rPr>
      </w:pPr>
    </w:p>
    <w:p w:rsidR="00B050BB" w:rsidRPr="00C50DD1" w:rsidRDefault="00B050BB" w:rsidP="00C50DD1">
      <w:pPr>
        <w:rPr>
          <w:rFonts w:cs="Times New Roman"/>
          <w:szCs w:val="24"/>
        </w:rPr>
      </w:pPr>
    </w:p>
    <w:tbl>
      <w:tblPr>
        <w:tblW w:w="0" w:type="auto"/>
        <w:tblLook w:val="04A0" w:firstRow="1" w:lastRow="0" w:firstColumn="1" w:lastColumn="0" w:noHBand="0" w:noVBand="1"/>
      </w:tblPr>
      <w:tblGrid>
        <w:gridCol w:w="4322"/>
        <w:gridCol w:w="4322"/>
      </w:tblGrid>
      <w:tr w:rsidR="00FF3B5F" w:rsidRPr="00C50DD1" w:rsidTr="00FF3B5F">
        <w:tc>
          <w:tcPr>
            <w:tcW w:w="4322" w:type="dxa"/>
          </w:tcPr>
          <w:p w:rsidR="00FF3B5F" w:rsidRPr="00C50DD1" w:rsidRDefault="00FF3B5F" w:rsidP="00C50DD1">
            <w:pPr>
              <w:rPr>
                <w:rFonts w:cs="Times New Roman"/>
                <w:szCs w:val="24"/>
              </w:rPr>
            </w:pPr>
          </w:p>
        </w:tc>
        <w:tc>
          <w:tcPr>
            <w:tcW w:w="4322" w:type="dxa"/>
          </w:tcPr>
          <w:p w:rsidR="00FF3B5F" w:rsidRPr="00C50DD1" w:rsidRDefault="00FF3B5F" w:rsidP="00C5240F">
            <w:r w:rsidRPr="00C5240F">
              <w:rPr>
                <w:b/>
              </w:rPr>
              <w:t>DEDICATORIA</w:t>
            </w:r>
          </w:p>
          <w:p w:rsidR="00FF3B5F" w:rsidRPr="00C50DD1" w:rsidRDefault="0051268C" w:rsidP="0051268C">
            <w:pPr>
              <w:rPr>
                <w:rFonts w:cs="Times New Roman"/>
                <w:szCs w:val="24"/>
              </w:rPr>
            </w:pPr>
            <w:r>
              <w:t>Dedico este trabajo a mis padres por el apoyo incondicional que recibo de ellos.</w:t>
            </w:r>
          </w:p>
          <w:p w:rsidR="00FF3B5F" w:rsidRPr="00C50DD1" w:rsidRDefault="00FF3B5F" w:rsidP="00C50DD1">
            <w:pPr>
              <w:rPr>
                <w:rFonts w:cs="Times New Roman"/>
                <w:szCs w:val="24"/>
              </w:rPr>
            </w:pPr>
          </w:p>
        </w:tc>
      </w:tr>
    </w:tbl>
    <w:p w:rsidR="00B050BB" w:rsidRPr="00C50DD1" w:rsidRDefault="00B050BB" w:rsidP="00C50DD1">
      <w:pPr>
        <w:rPr>
          <w:rFonts w:cs="Times New Roman"/>
          <w:szCs w:val="24"/>
        </w:rPr>
      </w:pPr>
    </w:p>
    <w:p w:rsidR="00B050BB" w:rsidRPr="00C50DD1" w:rsidRDefault="00B050BB" w:rsidP="00C50DD1">
      <w:pPr>
        <w:rPr>
          <w:rFonts w:cs="Times New Roman"/>
          <w:szCs w:val="24"/>
        </w:rPr>
      </w:pPr>
    </w:p>
    <w:p w:rsidR="00B050BB" w:rsidRPr="00C50DD1" w:rsidRDefault="00B050BB" w:rsidP="00C50DD1">
      <w:pPr>
        <w:rPr>
          <w:rFonts w:cs="Times New Roman"/>
          <w:szCs w:val="24"/>
        </w:rPr>
      </w:pPr>
    </w:p>
    <w:p w:rsidR="00B050BB" w:rsidRPr="00C50DD1" w:rsidRDefault="00B050BB" w:rsidP="00C50DD1">
      <w:pPr>
        <w:rPr>
          <w:rFonts w:cs="Times New Roman"/>
          <w:szCs w:val="24"/>
        </w:rPr>
      </w:pPr>
    </w:p>
    <w:p w:rsidR="00B050BB" w:rsidRPr="00C50DD1" w:rsidRDefault="00B050BB" w:rsidP="00C50DD1">
      <w:pPr>
        <w:rPr>
          <w:rFonts w:cs="Times New Roman"/>
          <w:szCs w:val="24"/>
        </w:rPr>
      </w:pPr>
    </w:p>
    <w:p w:rsidR="00B050BB" w:rsidRPr="00C50DD1" w:rsidRDefault="00B050BB" w:rsidP="00C50DD1">
      <w:pPr>
        <w:rPr>
          <w:rFonts w:cs="Times New Roman"/>
          <w:szCs w:val="24"/>
        </w:rPr>
      </w:pPr>
    </w:p>
    <w:p w:rsidR="00B050BB" w:rsidRPr="00C50DD1" w:rsidRDefault="00B050BB" w:rsidP="00C50DD1">
      <w:pPr>
        <w:rPr>
          <w:rFonts w:cs="Times New Roman"/>
          <w:szCs w:val="24"/>
        </w:rPr>
      </w:pPr>
    </w:p>
    <w:p w:rsidR="00B050BB" w:rsidRPr="00C50DD1" w:rsidRDefault="00B050BB" w:rsidP="00C50DD1">
      <w:pPr>
        <w:rPr>
          <w:rFonts w:cs="Times New Roman"/>
          <w:szCs w:val="24"/>
        </w:rPr>
      </w:pPr>
    </w:p>
    <w:p w:rsidR="00FF3B5F" w:rsidRDefault="00FF3B5F" w:rsidP="00C50DD1">
      <w:pPr>
        <w:rPr>
          <w:rFonts w:cs="Times New Roman"/>
          <w:szCs w:val="24"/>
        </w:rPr>
      </w:pPr>
    </w:p>
    <w:p w:rsidR="00BF2A57" w:rsidRDefault="00BF2A57" w:rsidP="00C50DD1">
      <w:pPr>
        <w:rPr>
          <w:rFonts w:cs="Times New Roman"/>
          <w:szCs w:val="24"/>
        </w:rPr>
      </w:pPr>
    </w:p>
    <w:p w:rsidR="00BF2A57" w:rsidRDefault="00BF2A57" w:rsidP="00C50DD1">
      <w:pPr>
        <w:rPr>
          <w:rFonts w:cs="Times New Roman"/>
          <w:szCs w:val="24"/>
        </w:rPr>
      </w:pPr>
    </w:p>
    <w:p w:rsidR="00BF2A57" w:rsidRDefault="00BF2A57" w:rsidP="00C50DD1">
      <w:pPr>
        <w:rPr>
          <w:rFonts w:cs="Times New Roman"/>
          <w:szCs w:val="24"/>
        </w:rPr>
      </w:pPr>
    </w:p>
    <w:tbl>
      <w:tblPr>
        <w:tblW w:w="0" w:type="auto"/>
        <w:tblLook w:val="04A0" w:firstRow="1" w:lastRow="0" w:firstColumn="1" w:lastColumn="0" w:noHBand="0" w:noVBand="1"/>
      </w:tblPr>
      <w:tblGrid>
        <w:gridCol w:w="4322"/>
        <w:gridCol w:w="4322"/>
      </w:tblGrid>
      <w:tr w:rsidR="00FF3B5F" w:rsidRPr="00C50DD1" w:rsidTr="00FF3B5F">
        <w:tc>
          <w:tcPr>
            <w:tcW w:w="4322" w:type="dxa"/>
          </w:tcPr>
          <w:p w:rsidR="00FF3B5F" w:rsidRPr="00C50DD1" w:rsidRDefault="00FF3B5F" w:rsidP="00C50DD1">
            <w:pPr>
              <w:rPr>
                <w:rFonts w:cs="Times New Roman"/>
                <w:szCs w:val="24"/>
              </w:rPr>
            </w:pPr>
          </w:p>
        </w:tc>
        <w:tc>
          <w:tcPr>
            <w:tcW w:w="4322" w:type="dxa"/>
          </w:tcPr>
          <w:p w:rsidR="00FF3B5F" w:rsidRPr="00C50DD1" w:rsidRDefault="00FF3B5F" w:rsidP="0051268C">
            <w:pPr>
              <w:rPr>
                <w:rFonts w:cs="Times New Roman"/>
                <w:b/>
                <w:szCs w:val="24"/>
              </w:rPr>
            </w:pPr>
            <w:r w:rsidRPr="00C50DD1">
              <w:rPr>
                <w:rFonts w:cs="Times New Roman"/>
                <w:b/>
                <w:szCs w:val="24"/>
              </w:rPr>
              <w:t>AGRADECIMIENTOS</w:t>
            </w:r>
          </w:p>
          <w:p w:rsidR="00FF3B5F" w:rsidRPr="00C50DD1" w:rsidRDefault="00FF3B5F" w:rsidP="00C50DD1">
            <w:pPr>
              <w:rPr>
                <w:rFonts w:eastAsia="Times New Roman" w:cs="Times New Roman"/>
                <w:b/>
                <w:bCs/>
                <w:color w:val="000000"/>
                <w:szCs w:val="24"/>
                <w:lang w:eastAsia="es-ES"/>
              </w:rPr>
            </w:pPr>
            <w:r w:rsidRPr="00C50DD1">
              <w:rPr>
                <w:rFonts w:cs="Times New Roman"/>
                <w:szCs w:val="24"/>
              </w:rPr>
              <w:t>A mis padres por su paciencia, a mi hermana Wassia Mamani M</w:t>
            </w:r>
            <w:r w:rsidR="005D3146" w:rsidRPr="00C50DD1">
              <w:rPr>
                <w:rFonts w:cs="Times New Roman"/>
                <w:szCs w:val="24"/>
              </w:rPr>
              <w:t>.</w:t>
            </w:r>
            <w:r w:rsidRPr="00C50DD1">
              <w:rPr>
                <w:rFonts w:cs="Times New Roman"/>
                <w:szCs w:val="24"/>
              </w:rPr>
              <w:t xml:space="preserve"> por apoyarme en llevar a cabo este proyecto, a mis compañeros Ronal, Amed, Raul, Gorge y Franz por resolver mis d</w:t>
            </w:r>
            <w:r w:rsidR="00C852EF">
              <w:rPr>
                <w:rFonts w:cs="Times New Roman"/>
                <w:szCs w:val="24"/>
              </w:rPr>
              <w:t>uda técnicas, al ingeniero Ivo A</w:t>
            </w:r>
            <w:r w:rsidRPr="00C50DD1">
              <w:rPr>
                <w:rFonts w:cs="Times New Roman"/>
                <w:szCs w:val="24"/>
              </w:rPr>
              <w:t>lave por su paciencia en revisar este documento y</w:t>
            </w:r>
            <w:r w:rsidR="00C852EF">
              <w:rPr>
                <w:rFonts w:cs="Times New Roman"/>
                <w:szCs w:val="24"/>
              </w:rPr>
              <w:t xml:space="preserve"> a mi amigo el ingeniero Mario C</w:t>
            </w:r>
            <w:r w:rsidRPr="00C50DD1">
              <w:rPr>
                <w:rFonts w:cs="Times New Roman"/>
                <w:szCs w:val="24"/>
              </w:rPr>
              <w:t>hura por sus apor</w:t>
            </w:r>
            <w:r w:rsidR="0051268C">
              <w:rPr>
                <w:rFonts w:cs="Times New Roman"/>
                <w:szCs w:val="24"/>
              </w:rPr>
              <w:t>tes y motivación a terminar esta</w:t>
            </w:r>
            <w:r w:rsidRPr="00C50DD1">
              <w:rPr>
                <w:rFonts w:cs="Times New Roman"/>
                <w:szCs w:val="24"/>
              </w:rPr>
              <w:t xml:space="preserve"> iniciativa.</w:t>
            </w:r>
          </w:p>
        </w:tc>
      </w:tr>
    </w:tbl>
    <w:p w:rsidR="00B050BB" w:rsidRDefault="00B050BB" w:rsidP="00C50DD1">
      <w:pPr>
        <w:rPr>
          <w:rFonts w:cs="Times New Roman"/>
          <w:szCs w:val="24"/>
        </w:rPr>
      </w:pPr>
    </w:p>
    <w:p w:rsidR="00562E0B" w:rsidRDefault="00562E0B" w:rsidP="00C50DD1">
      <w:pPr>
        <w:rPr>
          <w:rFonts w:cs="Times New Roman"/>
          <w:szCs w:val="24"/>
        </w:rPr>
      </w:pPr>
    </w:p>
    <w:p w:rsidR="003B6284" w:rsidRPr="00C50DD1" w:rsidRDefault="003B6284" w:rsidP="00C50DD1">
      <w:pPr>
        <w:rPr>
          <w:rFonts w:cs="Times New Roman"/>
          <w:szCs w:val="24"/>
        </w:rPr>
      </w:pPr>
    </w:p>
    <w:p w:rsidR="004264F3" w:rsidRPr="00562E0B" w:rsidRDefault="005D3146" w:rsidP="00BF2A57">
      <w:pPr>
        <w:jc w:val="center"/>
        <w:rPr>
          <w:b/>
        </w:rPr>
      </w:pPr>
      <w:bookmarkStart w:id="12" w:name="_Toc510713151"/>
      <w:bookmarkStart w:id="13" w:name="_Toc510713337"/>
      <w:r w:rsidRPr="00562E0B">
        <w:rPr>
          <w:b/>
        </w:rPr>
        <w:lastRenderedPageBreak/>
        <w:t>INDICE</w:t>
      </w:r>
      <w:bookmarkEnd w:id="12"/>
      <w:bookmarkEnd w:id="13"/>
    </w:p>
    <w:sdt>
      <w:sdtPr>
        <w:id w:val="-1059163760"/>
        <w:docPartObj>
          <w:docPartGallery w:val="Table of Contents"/>
          <w:docPartUnique/>
        </w:docPartObj>
      </w:sdtPr>
      <w:sdtEndPr>
        <w:rPr>
          <w:b/>
          <w:bCs/>
        </w:rPr>
      </w:sdtEndPr>
      <w:sdtContent>
        <w:p w:rsidR="004A120B" w:rsidRDefault="003B6284">
          <w:pPr>
            <w:pStyle w:val="TDC1"/>
            <w:tabs>
              <w:tab w:val="right" w:leader="dot" w:pos="8828"/>
            </w:tabs>
            <w:rPr>
              <w:rFonts w:asciiTheme="minorHAnsi" w:eastAsiaTheme="minorEastAsia" w:hAnsiTheme="minorHAnsi"/>
              <w:noProof/>
              <w:sz w:val="22"/>
              <w:lang w:eastAsia="es-ES"/>
            </w:rPr>
          </w:pPr>
          <w:r>
            <w:fldChar w:fldCharType="begin"/>
          </w:r>
          <w:r>
            <w:instrText xml:space="preserve"> TOC \o "1-4" \h \z \u </w:instrText>
          </w:r>
          <w:r>
            <w:fldChar w:fldCharType="separate"/>
          </w:r>
          <w:hyperlink w:anchor="_Toc513531468" w:history="1">
            <w:r w:rsidR="004A120B" w:rsidRPr="006E62AA">
              <w:rPr>
                <w:rStyle w:val="Hipervnculo"/>
                <w:noProof/>
              </w:rPr>
              <w:t>1 CAPÍTULO</w:t>
            </w:r>
            <w:r w:rsidR="004A120B">
              <w:rPr>
                <w:noProof/>
                <w:webHidden/>
              </w:rPr>
              <w:tab/>
            </w:r>
            <w:r w:rsidR="004A120B">
              <w:rPr>
                <w:noProof/>
                <w:webHidden/>
              </w:rPr>
              <w:fldChar w:fldCharType="begin"/>
            </w:r>
            <w:r w:rsidR="004A120B">
              <w:rPr>
                <w:noProof/>
                <w:webHidden/>
              </w:rPr>
              <w:instrText xml:space="preserve"> PAGEREF _Toc513531468 \h </w:instrText>
            </w:r>
            <w:r w:rsidR="004A120B">
              <w:rPr>
                <w:noProof/>
                <w:webHidden/>
              </w:rPr>
            </w:r>
            <w:r w:rsidR="004A120B">
              <w:rPr>
                <w:noProof/>
                <w:webHidden/>
              </w:rPr>
              <w:fldChar w:fldCharType="separate"/>
            </w:r>
            <w:r w:rsidR="004A120B">
              <w:rPr>
                <w:noProof/>
                <w:webHidden/>
              </w:rPr>
              <w:t>2</w:t>
            </w:r>
            <w:r w:rsidR="004A120B">
              <w:rPr>
                <w:noProof/>
                <w:webHidden/>
              </w:rPr>
              <w:fldChar w:fldCharType="end"/>
            </w:r>
          </w:hyperlink>
        </w:p>
        <w:p w:rsidR="004A120B" w:rsidRDefault="00060BE3">
          <w:pPr>
            <w:pStyle w:val="TDC2"/>
            <w:tabs>
              <w:tab w:val="right" w:leader="dot" w:pos="8828"/>
            </w:tabs>
            <w:rPr>
              <w:rFonts w:asciiTheme="minorHAnsi" w:eastAsiaTheme="minorEastAsia" w:hAnsiTheme="minorHAnsi"/>
              <w:noProof/>
              <w:sz w:val="22"/>
              <w:lang w:eastAsia="es-ES"/>
            </w:rPr>
          </w:pPr>
          <w:hyperlink w:anchor="_Toc513531469" w:history="1">
            <w:r w:rsidR="004A120B" w:rsidRPr="006E62AA">
              <w:rPr>
                <w:rStyle w:val="Hipervnculo"/>
                <w:noProof/>
              </w:rPr>
              <w:t>EL PROBLEMA</w:t>
            </w:r>
            <w:r w:rsidR="004A120B">
              <w:rPr>
                <w:noProof/>
                <w:webHidden/>
              </w:rPr>
              <w:tab/>
            </w:r>
            <w:r w:rsidR="004A120B">
              <w:rPr>
                <w:noProof/>
                <w:webHidden/>
              </w:rPr>
              <w:fldChar w:fldCharType="begin"/>
            </w:r>
            <w:r w:rsidR="004A120B">
              <w:rPr>
                <w:noProof/>
                <w:webHidden/>
              </w:rPr>
              <w:instrText xml:space="preserve"> PAGEREF _Toc513531469 \h </w:instrText>
            </w:r>
            <w:r w:rsidR="004A120B">
              <w:rPr>
                <w:noProof/>
                <w:webHidden/>
              </w:rPr>
            </w:r>
            <w:r w:rsidR="004A120B">
              <w:rPr>
                <w:noProof/>
                <w:webHidden/>
              </w:rPr>
              <w:fldChar w:fldCharType="separate"/>
            </w:r>
            <w:r w:rsidR="004A120B">
              <w:rPr>
                <w:noProof/>
                <w:webHidden/>
              </w:rPr>
              <w:t>2</w:t>
            </w:r>
            <w:r w:rsidR="004A120B">
              <w:rPr>
                <w:noProof/>
                <w:webHidden/>
              </w:rPr>
              <w:fldChar w:fldCharType="end"/>
            </w:r>
          </w:hyperlink>
        </w:p>
        <w:p w:rsidR="004A120B" w:rsidRDefault="00060BE3">
          <w:pPr>
            <w:pStyle w:val="TDC3"/>
            <w:tabs>
              <w:tab w:val="right" w:leader="dot" w:pos="8828"/>
            </w:tabs>
            <w:rPr>
              <w:rFonts w:asciiTheme="minorHAnsi" w:eastAsiaTheme="minorEastAsia" w:hAnsiTheme="minorHAnsi"/>
              <w:noProof/>
              <w:sz w:val="22"/>
              <w:lang w:eastAsia="es-ES"/>
            </w:rPr>
          </w:pPr>
          <w:hyperlink w:anchor="_Toc513531470" w:history="1">
            <w:r w:rsidR="004A120B" w:rsidRPr="006E62AA">
              <w:rPr>
                <w:rStyle w:val="Hipervnculo"/>
                <w:noProof/>
              </w:rPr>
              <w:t>1.1 Antecedentes</w:t>
            </w:r>
            <w:r w:rsidR="004A120B">
              <w:rPr>
                <w:noProof/>
                <w:webHidden/>
              </w:rPr>
              <w:tab/>
            </w:r>
            <w:r w:rsidR="004A120B">
              <w:rPr>
                <w:noProof/>
                <w:webHidden/>
              </w:rPr>
              <w:fldChar w:fldCharType="begin"/>
            </w:r>
            <w:r w:rsidR="004A120B">
              <w:rPr>
                <w:noProof/>
                <w:webHidden/>
              </w:rPr>
              <w:instrText xml:space="preserve"> PAGEREF _Toc513531470 \h </w:instrText>
            </w:r>
            <w:r w:rsidR="004A120B">
              <w:rPr>
                <w:noProof/>
                <w:webHidden/>
              </w:rPr>
            </w:r>
            <w:r w:rsidR="004A120B">
              <w:rPr>
                <w:noProof/>
                <w:webHidden/>
              </w:rPr>
              <w:fldChar w:fldCharType="separate"/>
            </w:r>
            <w:r w:rsidR="004A120B">
              <w:rPr>
                <w:noProof/>
                <w:webHidden/>
              </w:rPr>
              <w:t>2</w:t>
            </w:r>
            <w:r w:rsidR="004A120B">
              <w:rPr>
                <w:noProof/>
                <w:webHidden/>
              </w:rPr>
              <w:fldChar w:fldCharType="end"/>
            </w:r>
          </w:hyperlink>
        </w:p>
        <w:p w:rsidR="004A120B" w:rsidRDefault="00060BE3">
          <w:pPr>
            <w:pStyle w:val="TDC3"/>
            <w:tabs>
              <w:tab w:val="right" w:leader="dot" w:pos="8828"/>
            </w:tabs>
            <w:rPr>
              <w:rFonts w:asciiTheme="minorHAnsi" w:eastAsiaTheme="minorEastAsia" w:hAnsiTheme="minorHAnsi"/>
              <w:noProof/>
              <w:sz w:val="22"/>
              <w:lang w:eastAsia="es-ES"/>
            </w:rPr>
          </w:pPr>
          <w:hyperlink w:anchor="_Toc513531471" w:history="1">
            <w:r w:rsidR="004A120B" w:rsidRPr="006E62AA">
              <w:rPr>
                <w:rStyle w:val="Hipervnculo"/>
                <w:noProof/>
              </w:rPr>
              <w:t>1.2 Problema</w:t>
            </w:r>
            <w:r w:rsidR="004A120B">
              <w:rPr>
                <w:noProof/>
                <w:webHidden/>
              </w:rPr>
              <w:tab/>
            </w:r>
            <w:r w:rsidR="004A120B">
              <w:rPr>
                <w:noProof/>
                <w:webHidden/>
              </w:rPr>
              <w:fldChar w:fldCharType="begin"/>
            </w:r>
            <w:r w:rsidR="004A120B">
              <w:rPr>
                <w:noProof/>
                <w:webHidden/>
              </w:rPr>
              <w:instrText xml:space="preserve"> PAGEREF _Toc513531471 \h </w:instrText>
            </w:r>
            <w:r w:rsidR="004A120B">
              <w:rPr>
                <w:noProof/>
                <w:webHidden/>
              </w:rPr>
            </w:r>
            <w:r w:rsidR="004A120B">
              <w:rPr>
                <w:noProof/>
                <w:webHidden/>
              </w:rPr>
              <w:fldChar w:fldCharType="separate"/>
            </w:r>
            <w:r w:rsidR="004A120B">
              <w:rPr>
                <w:noProof/>
                <w:webHidden/>
              </w:rPr>
              <w:t>4</w:t>
            </w:r>
            <w:r w:rsidR="004A120B">
              <w:rPr>
                <w:noProof/>
                <w:webHidden/>
              </w:rPr>
              <w:fldChar w:fldCharType="end"/>
            </w:r>
          </w:hyperlink>
        </w:p>
        <w:p w:rsidR="004A120B" w:rsidRDefault="00060BE3">
          <w:pPr>
            <w:pStyle w:val="TDC4"/>
            <w:tabs>
              <w:tab w:val="right" w:leader="dot" w:pos="8828"/>
            </w:tabs>
            <w:rPr>
              <w:rFonts w:asciiTheme="minorHAnsi" w:hAnsiTheme="minorHAnsi"/>
              <w:noProof/>
              <w:sz w:val="22"/>
            </w:rPr>
          </w:pPr>
          <w:hyperlink w:anchor="_Toc513531472" w:history="1">
            <w:r w:rsidR="004A120B" w:rsidRPr="006E62AA">
              <w:rPr>
                <w:rStyle w:val="Hipervnculo"/>
                <w:noProof/>
              </w:rPr>
              <w:t>1.2.1 Situación problemática</w:t>
            </w:r>
            <w:r w:rsidR="004A120B">
              <w:rPr>
                <w:noProof/>
                <w:webHidden/>
              </w:rPr>
              <w:tab/>
            </w:r>
            <w:r w:rsidR="004A120B">
              <w:rPr>
                <w:noProof/>
                <w:webHidden/>
              </w:rPr>
              <w:fldChar w:fldCharType="begin"/>
            </w:r>
            <w:r w:rsidR="004A120B">
              <w:rPr>
                <w:noProof/>
                <w:webHidden/>
              </w:rPr>
              <w:instrText xml:space="preserve"> PAGEREF _Toc513531472 \h </w:instrText>
            </w:r>
            <w:r w:rsidR="004A120B">
              <w:rPr>
                <w:noProof/>
                <w:webHidden/>
              </w:rPr>
            </w:r>
            <w:r w:rsidR="004A120B">
              <w:rPr>
                <w:noProof/>
                <w:webHidden/>
              </w:rPr>
              <w:fldChar w:fldCharType="separate"/>
            </w:r>
            <w:r w:rsidR="004A120B">
              <w:rPr>
                <w:noProof/>
                <w:webHidden/>
              </w:rPr>
              <w:t>4</w:t>
            </w:r>
            <w:r w:rsidR="004A120B">
              <w:rPr>
                <w:noProof/>
                <w:webHidden/>
              </w:rPr>
              <w:fldChar w:fldCharType="end"/>
            </w:r>
          </w:hyperlink>
        </w:p>
        <w:p w:rsidR="004A120B" w:rsidRDefault="00060BE3">
          <w:pPr>
            <w:pStyle w:val="TDC4"/>
            <w:tabs>
              <w:tab w:val="right" w:leader="dot" w:pos="8828"/>
            </w:tabs>
            <w:rPr>
              <w:rFonts w:asciiTheme="minorHAnsi" w:hAnsiTheme="minorHAnsi"/>
              <w:noProof/>
              <w:sz w:val="22"/>
            </w:rPr>
          </w:pPr>
          <w:hyperlink w:anchor="_Toc513531473" w:history="1">
            <w:r w:rsidR="004A120B" w:rsidRPr="006E62AA">
              <w:rPr>
                <w:rStyle w:val="Hipervnculo"/>
                <w:noProof/>
              </w:rPr>
              <w:t>1.2.2 Formulación del problema</w:t>
            </w:r>
            <w:r w:rsidR="004A120B">
              <w:rPr>
                <w:noProof/>
                <w:webHidden/>
              </w:rPr>
              <w:tab/>
            </w:r>
            <w:r w:rsidR="004A120B">
              <w:rPr>
                <w:noProof/>
                <w:webHidden/>
              </w:rPr>
              <w:fldChar w:fldCharType="begin"/>
            </w:r>
            <w:r w:rsidR="004A120B">
              <w:rPr>
                <w:noProof/>
                <w:webHidden/>
              </w:rPr>
              <w:instrText xml:space="preserve"> PAGEREF _Toc513531473 \h </w:instrText>
            </w:r>
            <w:r w:rsidR="004A120B">
              <w:rPr>
                <w:noProof/>
                <w:webHidden/>
              </w:rPr>
            </w:r>
            <w:r w:rsidR="004A120B">
              <w:rPr>
                <w:noProof/>
                <w:webHidden/>
              </w:rPr>
              <w:fldChar w:fldCharType="separate"/>
            </w:r>
            <w:r w:rsidR="004A120B">
              <w:rPr>
                <w:noProof/>
                <w:webHidden/>
              </w:rPr>
              <w:t>5</w:t>
            </w:r>
            <w:r w:rsidR="004A120B">
              <w:rPr>
                <w:noProof/>
                <w:webHidden/>
              </w:rPr>
              <w:fldChar w:fldCharType="end"/>
            </w:r>
          </w:hyperlink>
        </w:p>
        <w:p w:rsidR="004A120B" w:rsidRDefault="00060BE3">
          <w:pPr>
            <w:pStyle w:val="TDC3"/>
            <w:tabs>
              <w:tab w:val="right" w:leader="dot" w:pos="8828"/>
            </w:tabs>
            <w:rPr>
              <w:rFonts w:asciiTheme="minorHAnsi" w:eastAsiaTheme="minorEastAsia" w:hAnsiTheme="minorHAnsi"/>
              <w:noProof/>
              <w:sz w:val="22"/>
              <w:lang w:eastAsia="es-ES"/>
            </w:rPr>
          </w:pPr>
          <w:hyperlink w:anchor="_Toc513531474" w:history="1">
            <w:r w:rsidR="004A120B" w:rsidRPr="006E62AA">
              <w:rPr>
                <w:rStyle w:val="Hipervnculo"/>
                <w:noProof/>
              </w:rPr>
              <w:t>1.3 Objetivos</w:t>
            </w:r>
            <w:r w:rsidR="004A120B">
              <w:rPr>
                <w:noProof/>
                <w:webHidden/>
              </w:rPr>
              <w:tab/>
            </w:r>
            <w:r w:rsidR="004A120B">
              <w:rPr>
                <w:noProof/>
                <w:webHidden/>
              </w:rPr>
              <w:fldChar w:fldCharType="begin"/>
            </w:r>
            <w:r w:rsidR="004A120B">
              <w:rPr>
                <w:noProof/>
                <w:webHidden/>
              </w:rPr>
              <w:instrText xml:space="preserve"> PAGEREF _Toc513531474 \h </w:instrText>
            </w:r>
            <w:r w:rsidR="004A120B">
              <w:rPr>
                <w:noProof/>
                <w:webHidden/>
              </w:rPr>
            </w:r>
            <w:r w:rsidR="004A120B">
              <w:rPr>
                <w:noProof/>
                <w:webHidden/>
              </w:rPr>
              <w:fldChar w:fldCharType="separate"/>
            </w:r>
            <w:r w:rsidR="004A120B">
              <w:rPr>
                <w:noProof/>
                <w:webHidden/>
              </w:rPr>
              <w:t>5</w:t>
            </w:r>
            <w:r w:rsidR="004A120B">
              <w:rPr>
                <w:noProof/>
                <w:webHidden/>
              </w:rPr>
              <w:fldChar w:fldCharType="end"/>
            </w:r>
          </w:hyperlink>
        </w:p>
        <w:p w:rsidR="004A120B" w:rsidRDefault="00060BE3">
          <w:pPr>
            <w:pStyle w:val="TDC4"/>
            <w:tabs>
              <w:tab w:val="right" w:leader="dot" w:pos="8828"/>
            </w:tabs>
            <w:rPr>
              <w:rFonts w:asciiTheme="minorHAnsi" w:hAnsiTheme="minorHAnsi"/>
              <w:noProof/>
              <w:sz w:val="22"/>
            </w:rPr>
          </w:pPr>
          <w:hyperlink w:anchor="_Toc513531475" w:history="1">
            <w:r w:rsidR="004A120B" w:rsidRPr="006E62AA">
              <w:rPr>
                <w:rStyle w:val="Hipervnculo"/>
                <w:noProof/>
              </w:rPr>
              <w:t>1.3.1 Objetivo general</w:t>
            </w:r>
            <w:r w:rsidR="004A120B">
              <w:rPr>
                <w:noProof/>
                <w:webHidden/>
              </w:rPr>
              <w:tab/>
            </w:r>
            <w:r w:rsidR="004A120B">
              <w:rPr>
                <w:noProof/>
                <w:webHidden/>
              </w:rPr>
              <w:fldChar w:fldCharType="begin"/>
            </w:r>
            <w:r w:rsidR="004A120B">
              <w:rPr>
                <w:noProof/>
                <w:webHidden/>
              </w:rPr>
              <w:instrText xml:space="preserve"> PAGEREF _Toc513531475 \h </w:instrText>
            </w:r>
            <w:r w:rsidR="004A120B">
              <w:rPr>
                <w:noProof/>
                <w:webHidden/>
              </w:rPr>
            </w:r>
            <w:r w:rsidR="004A120B">
              <w:rPr>
                <w:noProof/>
                <w:webHidden/>
              </w:rPr>
              <w:fldChar w:fldCharType="separate"/>
            </w:r>
            <w:r w:rsidR="004A120B">
              <w:rPr>
                <w:noProof/>
                <w:webHidden/>
              </w:rPr>
              <w:t>5</w:t>
            </w:r>
            <w:r w:rsidR="004A120B">
              <w:rPr>
                <w:noProof/>
                <w:webHidden/>
              </w:rPr>
              <w:fldChar w:fldCharType="end"/>
            </w:r>
          </w:hyperlink>
        </w:p>
        <w:p w:rsidR="004A120B" w:rsidRDefault="00060BE3">
          <w:pPr>
            <w:pStyle w:val="TDC4"/>
            <w:tabs>
              <w:tab w:val="right" w:leader="dot" w:pos="8828"/>
            </w:tabs>
            <w:rPr>
              <w:rFonts w:asciiTheme="minorHAnsi" w:hAnsiTheme="minorHAnsi"/>
              <w:noProof/>
              <w:sz w:val="22"/>
            </w:rPr>
          </w:pPr>
          <w:hyperlink w:anchor="_Toc513531476" w:history="1">
            <w:r w:rsidR="004A120B" w:rsidRPr="006E62AA">
              <w:rPr>
                <w:rStyle w:val="Hipervnculo"/>
                <w:noProof/>
              </w:rPr>
              <w:t>1.3.2 Objetivos específicos</w:t>
            </w:r>
            <w:r w:rsidR="004A120B">
              <w:rPr>
                <w:noProof/>
                <w:webHidden/>
              </w:rPr>
              <w:tab/>
            </w:r>
            <w:r w:rsidR="004A120B">
              <w:rPr>
                <w:noProof/>
                <w:webHidden/>
              </w:rPr>
              <w:fldChar w:fldCharType="begin"/>
            </w:r>
            <w:r w:rsidR="004A120B">
              <w:rPr>
                <w:noProof/>
                <w:webHidden/>
              </w:rPr>
              <w:instrText xml:space="preserve"> PAGEREF _Toc513531476 \h </w:instrText>
            </w:r>
            <w:r w:rsidR="004A120B">
              <w:rPr>
                <w:noProof/>
                <w:webHidden/>
              </w:rPr>
            </w:r>
            <w:r w:rsidR="004A120B">
              <w:rPr>
                <w:noProof/>
                <w:webHidden/>
              </w:rPr>
              <w:fldChar w:fldCharType="separate"/>
            </w:r>
            <w:r w:rsidR="004A120B">
              <w:rPr>
                <w:noProof/>
                <w:webHidden/>
              </w:rPr>
              <w:t>5</w:t>
            </w:r>
            <w:r w:rsidR="004A120B">
              <w:rPr>
                <w:noProof/>
                <w:webHidden/>
              </w:rPr>
              <w:fldChar w:fldCharType="end"/>
            </w:r>
          </w:hyperlink>
        </w:p>
        <w:p w:rsidR="004A120B" w:rsidRDefault="00060BE3">
          <w:pPr>
            <w:pStyle w:val="TDC3"/>
            <w:tabs>
              <w:tab w:val="right" w:leader="dot" w:pos="8828"/>
            </w:tabs>
            <w:rPr>
              <w:rFonts w:asciiTheme="minorHAnsi" w:eastAsiaTheme="minorEastAsia" w:hAnsiTheme="minorHAnsi"/>
              <w:noProof/>
              <w:sz w:val="22"/>
              <w:lang w:eastAsia="es-ES"/>
            </w:rPr>
          </w:pPr>
          <w:hyperlink w:anchor="_Toc513531477" w:history="1">
            <w:r w:rsidR="004A120B" w:rsidRPr="006E62AA">
              <w:rPr>
                <w:rStyle w:val="Hipervnculo"/>
                <w:noProof/>
              </w:rPr>
              <w:t>1.4 Justificación</w:t>
            </w:r>
            <w:r w:rsidR="004A120B">
              <w:rPr>
                <w:noProof/>
                <w:webHidden/>
              </w:rPr>
              <w:tab/>
            </w:r>
            <w:r w:rsidR="004A120B">
              <w:rPr>
                <w:noProof/>
                <w:webHidden/>
              </w:rPr>
              <w:fldChar w:fldCharType="begin"/>
            </w:r>
            <w:r w:rsidR="004A120B">
              <w:rPr>
                <w:noProof/>
                <w:webHidden/>
              </w:rPr>
              <w:instrText xml:space="preserve"> PAGEREF _Toc513531477 \h </w:instrText>
            </w:r>
            <w:r w:rsidR="004A120B">
              <w:rPr>
                <w:noProof/>
                <w:webHidden/>
              </w:rPr>
            </w:r>
            <w:r w:rsidR="004A120B">
              <w:rPr>
                <w:noProof/>
                <w:webHidden/>
              </w:rPr>
              <w:fldChar w:fldCharType="separate"/>
            </w:r>
            <w:r w:rsidR="004A120B">
              <w:rPr>
                <w:noProof/>
                <w:webHidden/>
              </w:rPr>
              <w:t>5</w:t>
            </w:r>
            <w:r w:rsidR="004A120B">
              <w:rPr>
                <w:noProof/>
                <w:webHidden/>
              </w:rPr>
              <w:fldChar w:fldCharType="end"/>
            </w:r>
          </w:hyperlink>
        </w:p>
        <w:p w:rsidR="004A120B" w:rsidRDefault="00060BE3">
          <w:pPr>
            <w:pStyle w:val="TDC3"/>
            <w:tabs>
              <w:tab w:val="right" w:leader="dot" w:pos="8828"/>
            </w:tabs>
            <w:rPr>
              <w:rFonts w:asciiTheme="minorHAnsi" w:eastAsiaTheme="minorEastAsia" w:hAnsiTheme="minorHAnsi"/>
              <w:noProof/>
              <w:sz w:val="22"/>
              <w:lang w:eastAsia="es-ES"/>
            </w:rPr>
          </w:pPr>
          <w:hyperlink w:anchor="_Toc513531478" w:history="1">
            <w:r w:rsidR="004A120B" w:rsidRPr="006E62AA">
              <w:rPr>
                <w:rStyle w:val="Hipervnculo"/>
                <w:noProof/>
              </w:rPr>
              <w:t>1.5 Límites y Alcances</w:t>
            </w:r>
            <w:r w:rsidR="004A120B">
              <w:rPr>
                <w:noProof/>
                <w:webHidden/>
              </w:rPr>
              <w:tab/>
            </w:r>
            <w:r w:rsidR="004A120B">
              <w:rPr>
                <w:noProof/>
                <w:webHidden/>
              </w:rPr>
              <w:fldChar w:fldCharType="begin"/>
            </w:r>
            <w:r w:rsidR="004A120B">
              <w:rPr>
                <w:noProof/>
                <w:webHidden/>
              </w:rPr>
              <w:instrText xml:space="preserve"> PAGEREF _Toc513531478 \h </w:instrText>
            </w:r>
            <w:r w:rsidR="004A120B">
              <w:rPr>
                <w:noProof/>
                <w:webHidden/>
              </w:rPr>
            </w:r>
            <w:r w:rsidR="004A120B">
              <w:rPr>
                <w:noProof/>
                <w:webHidden/>
              </w:rPr>
              <w:fldChar w:fldCharType="separate"/>
            </w:r>
            <w:r w:rsidR="004A120B">
              <w:rPr>
                <w:noProof/>
                <w:webHidden/>
              </w:rPr>
              <w:t>6</w:t>
            </w:r>
            <w:r w:rsidR="004A120B">
              <w:rPr>
                <w:noProof/>
                <w:webHidden/>
              </w:rPr>
              <w:fldChar w:fldCharType="end"/>
            </w:r>
          </w:hyperlink>
        </w:p>
        <w:p w:rsidR="004A120B" w:rsidRDefault="00060BE3">
          <w:pPr>
            <w:pStyle w:val="TDC4"/>
            <w:tabs>
              <w:tab w:val="right" w:leader="dot" w:pos="8828"/>
            </w:tabs>
            <w:rPr>
              <w:rFonts w:asciiTheme="minorHAnsi" w:hAnsiTheme="minorHAnsi"/>
              <w:noProof/>
              <w:sz w:val="22"/>
            </w:rPr>
          </w:pPr>
          <w:hyperlink w:anchor="_Toc513531479" w:history="1">
            <w:r w:rsidR="004A120B" w:rsidRPr="006E62AA">
              <w:rPr>
                <w:rStyle w:val="Hipervnculo"/>
                <w:noProof/>
              </w:rPr>
              <w:t>1.5.1 Límites</w:t>
            </w:r>
            <w:r w:rsidR="004A120B">
              <w:rPr>
                <w:noProof/>
                <w:webHidden/>
              </w:rPr>
              <w:tab/>
            </w:r>
            <w:r w:rsidR="004A120B">
              <w:rPr>
                <w:noProof/>
                <w:webHidden/>
              </w:rPr>
              <w:fldChar w:fldCharType="begin"/>
            </w:r>
            <w:r w:rsidR="004A120B">
              <w:rPr>
                <w:noProof/>
                <w:webHidden/>
              </w:rPr>
              <w:instrText xml:space="preserve"> PAGEREF _Toc513531479 \h </w:instrText>
            </w:r>
            <w:r w:rsidR="004A120B">
              <w:rPr>
                <w:noProof/>
                <w:webHidden/>
              </w:rPr>
            </w:r>
            <w:r w:rsidR="004A120B">
              <w:rPr>
                <w:noProof/>
                <w:webHidden/>
              </w:rPr>
              <w:fldChar w:fldCharType="separate"/>
            </w:r>
            <w:r w:rsidR="004A120B">
              <w:rPr>
                <w:noProof/>
                <w:webHidden/>
              </w:rPr>
              <w:t>6</w:t>
            </w:r>
            <w:r w:rsidR="004A120B">
              <w:rPr>
                <w:noProof/>
                <w:webHidden/>
              </w:rPr>
              <w:fldChar w:fldCharType="end"/>
            </w:r>
          </w:hyperlink>
        </w:p>
        <w:p w:rsidR="004A120B" w:rsidRDefault="00060BE3">
          <w:pPr>
            <w:pStyle w:val="TDC4"/>
            <w:tabs>
              <w:tab w:val="right" w:leader="dot" w:pos="8828"/>
            </w:tabs>
            <w:rPr>
              <w:rFonts w:asciiTheme="minorHAnsi" w:hAnsiTheme="minorHAnsi"/>
              <w:noProof/>
              <w:sz w:val="22"/>
            </w:rPr>
          </w:pPr>
          <w:hyperlink w:anchor="_Toc513531480" w:history="1">
            <w:r w:rsidR="004A120B" w:rsidRPr="006E62AA">
              <w:rPr>
                <w:rStyle w:val="Hipervnculo"/>
                <w:noProof/>
              </w:rPr>
              <w:t>1.5.2 Alcances</w:t>
            </w:r>
            <w:r w:rsidR="004A120B">
              <w:rPr>
                <w:noProof/>
                <w:webHidden/>
              </w:rPr>
              <w:tab/>
            </w:r>
            <w:r w:rsidR="004A120B">
              <w:rPr>
                <w:noProof/>
                <w:webHidden/>
              </w:rPr>
              <w:fldChar w:fldCharType="begin"/>
            </w:r>
            <w:r w:rsidR="004A120B">
              <w:rPr>
                <w:noProof/>
                <w:webHidden/>
              </w:rPr>
              <w:instrText xml:space="preserve"> PAGEREF _Toc513531480 \h </w:instrText>
            </w:r>
            <w:r w:rsidR="004A120B">
              <w:rPr>
                <w:noProof/>
                <w:webHidden/>
              </w:rPr>
            </w:r>
            <w:r w:rsidR="004A120B">
              <w:rPr>
                <w:noProof/>
                <w:webHidden/>
              </w:rPr>
              <w:fldChar w:fldCharType="separate"/>
            </w:r>
            <w:r w:rsidR="004A120B">
              <w:rPr>
                <w:noProof/>
                <w:webHidden/>
              </w:rPr>
              <w:t>6</w:t>
            </w:r>
            <w:r w:rsidR="004A120B">
              <w:rPr>
                <w:noProof/>
                <w:webHidden/>
              </w:rPr>
              <w:fldChar w:fldCharType="end"/>
            </w:r>
          </w:hyperlink>
        </w:p>
        <w:p w:rsidR="004A120B" w:rsidRDefault="00060BE3">
          <w:pPr>
            <w:pStyle w:val="TDC3"/>
            <w:tabs>
              <w:tab w:val="right" w:leader="dot" w:pos="8828"/>
            </w:tabs>
            <w:rPr>
              <w:rFonts w:asciiTheme="minorHAnsi" w:eastAsiaTheme="minorEastAsia" w:hAnsiTheme="minorHAnsi"/>
              <w:noProof/>
              <w:sz w:val="22"/>
              <w:lang w:eastAsia="es-ES"/>
            </w:rPr>
          </w:pPr>
          <w:hyperlink w:anchor="_Toc513531481" w:history="1">
            <w:r w:rsidR="004A120B" w:rsidRPr="006E62AA">
              <w:rPr>
                <w:rStyle w:val="Hipervnculo"/>
                <w:noProof/>
              </w:rPr>
              <w:t>1.6 Estudio de factibilidad</w:t>
            </w:r>
            <w:r w:rsidR="004A120B">
              <w:rPr>
                <w:noProof/>
                <w:webHidden/>
              </w:rPr>
              <w:tab/>
            </w:r>
            <w:r w:rsidR="004A120B">
              <w:rPr>
                <w:noProof/>
                <w:webHidden/>
              </w:rPr>
              <w:fldChar w:fldCharType="begin"/>
            </w:r>
            <w:r w:rsidR="004A120B">
              <w:rPr>
                <w:noProof/>
                <w:webHidden/>
              </w:rPr>
              <w:instrText xml:space="preserve"> PAGEREF _Toc513531481 \h </w:instrText>
            </w:r>
            <w:r w:rsidR="004A120B">
              <w:rPr>
                <w:noProof/>
                <w:webHidden/>
              </w:rPr>
            </w:r>
            <w:r w:rsidR="004A120B">
              <w:rPr>
                <w:noProof/>
                <w:webHidden/>
              </w:rPr>
              <w:fldChar w:fldCharType="separate"/>
            </w:r>
            <w:r w:rsidR="004A120B">
              <w:rPr>
                <w:noProof/>
                <w:webHidden/>
              </w:rPr>
              <w:t>7</w:t>
            </w:r>
            <w:r w:rsidR="004A120B">
              <w:rPr>
                <w:noProof/>
                <w:webHidden/>
              </w:rPr>
              <w:fldChar w:fldCharType="end"/>
            </w:r>
          </w:hyperlink>
        </w:p>
        <w:p w:rsidR="004A120B" w:rsidRDefault="00060BE3">
          <w:pPr>
            <w:pStyle w:val="TDC4"/>
            <w:tabs>
              <w:tab w:val="right" w:leader="dot" w:pos="8828"/>
            </w:tabs>
            <w:rPr>
              <w:rFonts w:asciiTheme="minorHAnsi" w:hAnsiTheme="minorHAnsi"/>
              <w:noProof/>
              <w:sz w:val="22"/>
            </w:rPr>
          </w:pPr>
          <w:hyperlink w:anchor="_Toc513531482" w:history="1">
            <w:r w:rsidR="004A120B" w:rsidRPr="006E62AA">
              <w:rPr>
                <w:rStyle w:val="Hipervnculo"/>
                <w:noProof/>
              </w:rPr>
              <w:t>1.6.1 Factibilidad técnica</w:t>
            </w:r>
            <w:r w:rsidR="004A120B">
              <w:rPr>
                <w:noProof/>
                <w:webHidden/>
              </w:rPr>
              <w:tab/>
            </w:r>
            <w:r w:rsidR="004A120B">
              <w:rPr>
                <w:noProof/>
                <w:webHidden/>
              </w:rPr>
              <w:fldChar w:fldCharType="begin"/>
            </w:r>
            <w:r w:rsidR="004A120B">
              <w:rPr>
                <w:noProof/>
                <w:webHidden/>
              </w:rPr>
              <w:instrText xml:space="preserve"> PAGEREF _Toc513531482 \h </w:instrText>
            </w:r>
            <w:r w:rsidR="004A120B">
              <w:rPr>
                <w:noProof/>
                <w:webHidden/>
              </w:rPr>
            </w:r>
            <w:r w:rsidR="004A120B">
              <w:rPr>
                <w:noProof/>
                <w:webHidden/>
              </w:rPr>
              <w:fldChar w:fldCharType="separate"/>
            </w:r>
            <w:r w:rsidR="004A120B">
              <w:rPr>
                <w:noProof/>
                <w:webHidden/>
              </w:rPr>
              <w:t>7</w:t>
            </w:r>
            <w:r w:rsidR="004A120B">
              <w:rPr>
                <w:noProof/>
                <w:webHidden/>
              </w:rPr>
              <w:fldChar w:fldCharType="end"/>
            </w:r>
          </w:hyperlink>
        </w:p>
        <w:p w:rsidR="004A120B" w:rsidRDefault="00060BE3">
          <w:pPr>
            <w:pStyle w:val="TDC4"/>
            <w:tabs>
              <w:tab w:val="right" w:leader="dot" w:pos="8828"/>
            </w:tabs>
            <w:rPr>
              <w:rFonts w:asciiTheme="minorHAnsi" w:hAnsiTheme="minorHAnsi"/>
              <w:noProof/>
              <w:sz w:val="22"/>
            </w:rPr>
          </w:pPr>
          <w:hyperlink w:anchor="_Toc513531483" w:history="1">
            <w:r w:rsidR="004A120B" w:rsidRPr="006E62AA">
              <w:rPr>
                <w:rStyle w:val="Hipervnculo"/>
                <w:noProof/>
              </w:rPr>
              <w:t>1.6.2 Factibilidad económica</w:t>
            </w:r>
            <w:r w:rsidR="004A120B">
              <w:rPr>
                <w:noProof/>
                <w:webHidden/>
              </w:rPr>
              <w:tab/>
            </w:r>
            <w:r w:rsidR="004A120B">
              <w:rPr>
                <w:noProof/>
                <w:webHidden/>
              </w:rPr>
              <w:fldChar w:fldCharType="begin"/>
            </w:r>
            <w:r w:rsidR="004A120B">
              <w:rPr>
                <w:noProof/>
                <w:webHidden/>
              </w:rPr>
              <w:instrText xml:space="preserve"> PAGEREF _Toc513531483 \h </w:instrText>
            </w:r>
            <w:r w:rsidR="004A120B">
              <w:rPr>
                <w:noProof/>
                <w:webHidden/>
              </w:rPr>
            </w:r>
            <w:r w:rsidR="004A120B">
              <w:rPr>
                <w:noProof/>
                <w:webHidden/>
              </w:rPr>
              <w:fldChar w:fldCharType="separate"/>
            </w:r>
            <w:r w:rsidR="004A120B">
              <w:rPr>
                <w:noProof/>
                <w:webHidden/>
              </w:rPr>
              <w:t>8</w:t>
            </w:r>
            <w:r w:rsidR="004A120B">
              <w:rPr>
                <w:noProof/>
                <w:webHidden/>
              </w:rPr>
              <w:fldChar w:fldCharType="end"/>
            </w:r>
          </w:hyperlink>
        </w:p>
        <w:p w:rsidR="004A120B" w:rsidRDefault="00060BE3">
          <w:pPr>
            <w:pStyle w:val="TDC4"/>
            <w:tabs>
              <w:tab w:val="right" w:leader="dot" w:pos="8828"/>
            </w:tabs>
            <w:rPr>
              <w:rFonts w:asciiTheme="minorHAnsi" w:hAnsiTheme="minorHAnsi"/>
              <w:noProof/>
              <w:sz w:val="22"/>
            </w:rPr>
          </w:pPr>
          <w:hyperlink w:anchor="_Toc513531484" w:history="1">
            <w:r w:rsidR="004A120B" w:rsidRPr="006E62AA">
              <w:rPr>
                <w:rStyle w:val="Hipervnculo"/>
                <w:noProof/>
              </w:rPr>
              <w:t>1.6.3 Factibilidad operacional</w:t>
            </w:r>
            <w:r w:rsidR="004A120B">
              <w:rPr>
                <w:noProof/>
                <w:webHidden/>
              </w:rPr>
              <w:tab/>
            </w:r>
            <w:r w:rsidR="004A120B">
              <w:rPr>
                <w:noProof/>
                <w:webHidden/>
              </w:rPr>
              <w:fldChar w:fldCharType="begin"/>
            </w:r>
            <w:r w:rsidR="004A120B">
              <w:rPr>
                <w:noProof/>
                <w:webHidden/>
              </w:rPr>
              <w:instrText xml:space="preserve"> PAGEREF _Toc513531484 \h </w:instrText>
            </w:r>
            <w:r w:rsidR="004A120B">
              <w:rPr>
                <w:noProof/>
                <w:webHidden/>
              </w:rPr>
            </w:r>
            <w:r w:rsidR="004A120B">
              <w:rPr>
                <w:noProof/>
                <w:webHidden/>
              </w:rPr>
              <w:fldChar w:fldCharType="separate"/>
            </w:r>
            <w:r w:rsidR="004A120B">
              <w:rPr>
                <w:noProof/>
                <w:webHidden/>
              </w:rPr>
              <w:t>9</w:t>
            </w:r>
            <w:r w:rsidR="004A120B">
              <w:rPr>
                <w:noProof/>
                <w:webHidden/>
              </w:rPr>
              <w:fldChar w:fldCharType="end"/>
            </w:r>
          </w:hyperlink>
        </w:p>
        <w:p w:rsidR="004A120B" w:rsidRDefault="00060BE3">
          <w:pPr>
            <w:pStyle w:val="TDC1"/>
            <w:tabs>
              <w:tab w:val="right" w:leader="dot" w:pos="8828"/>
            </w:tabs>
            <w:rPr>
              <w:rFonts w:asciiTheme="minorHAnsi" w:eastAsiaTheme="minorEastAsia" w:hAnsiTheme="minorHAnsi"/>
              <w:noProof/>
              <w:sz w:val="22"/>
              <w:lang w:eastAsia="es-ES"/>
            </w:rPr>
          </w:pPr>
          <w:hyperlink w:anchor="_Toc513531485" w:history="1">
            <w:r w:rsidR="004A120B" w:rsidRPr="006E62AA">
              <w:rPr>
                <w:rStyle w:val="Hipervnculo"/>
                <w:noProof/>
              </w:rPr>
              <w:t>2 CAPÍTULO</w:t>
            </w:r>
            <w:r w:rsidR="004A120B">
              <w:rPr>
                <w:noProof/>
                <w:webHidden/>
              </w:rPr>
              <w:tab/>
            </w:r>
            <w:r w:rsidR="004A120B">
              <w:rPr>
                <w:noProof/>
                <w:webHidden/>
              </w:rPr>
              <w:fldChar w:fldCharType="begin"/>
            </w:r>
            <w:r w:rsidR="004A120B">
              <w:rPr>
                <w:noProof/>
                <w:webHidden/>
              </w:rPr>
              <w:instrText xml:space="preserve"> PAGEREF _Toc513531485 \h </w:instrText>
            </w:r>
            <w:r w:rsidR="004A120B">
              <w:rPr>
                <w:noProof/>
                <w:webHidden/>
              </w:rPr>
            </w:r>
            <w:r w:rsidR="004A120B">
              <w:rPr>
                <w:noProof/>
                <w:webHidden/>
              </w:rPr>
              <w:fldChar w:fldCharType="separate"/>
            </w:r>
            <w:r w:rsidR="004A120B">
              <w:rPr>
                <w:noProof/>
                <w:webHidden/>
              </w:rPr>
              <w:t>10</w:t>
            </w:r>
            <w:r w:rsidR="004A120B">
              <w:rPr>
                <w:noProof/>
                <w:webHidden/>
              </w:rPr>
              <w:fldChar w:fldCharType="end"/>
            </w:r>
          </w:hyperlink>
        </w:p>
        <w:p w:rsidR="004A120B" w:rsidRDefault="00060BE3">
          <w:pPr>
            <w:pStyle w:val="TDC2"/>
            <w:tabs>
              <w:tab w:val="right" w:leader="dot" w:pos="8828"/>
            </w:tabs>
            <w:rPr>
              <w:rFonts w:asciiTheme="minorHAnsi" w:eastAsiaTheme="minorEastAsia" w:hAnsiTheme="minorHAnsi"/>
              <w:noProof/>
              <w:sz w:val="22"/>
              <w:lang w:eastAsia="es-ES"/>
            </w:rPr>
          </w:pPr>
          <w:hyperlink w:anchor="_Toc513531486" w:history="1">
            <w:r w:rsidR="004A120B" w:rsidRPr="006E62AA">
              <w:rPr>
                <w:rStyle w:val="Hipervnculo"/>
                <w:noProof/>
              </w:rPr>
              <w:t>MARCO TEÓRICO</w:t>
            </w:r>
            <w:r w:rsidR="004A120B">
              <w:rPr>
                <w:noProof/>
                <w:webHidden/>
              </w:rPr>
              <w:tab/>
            </w:r>
            <w:r w:rsidR="004A120B">
              <w:rPr>
                <w:noProof/>
                <w:webHidden/>
              </w:rPr>
              <w:fldChar w:fldCharType="begin"/>
            </w:r>
            <w:r w:rsidR="004A120B">
              <w:rPr>
                <w:noProof/>
                <w:webHidden/>
              </w:rPr>
              <w:instrText xml:space="preserve"> PAGEREF _Toc513531486 \h </w:instrText>
            </w:r>
            <w:r w:rsidR="004A120B">
              <w:rPr>
                <w:noProof/>
                <w:webHidden/>
              </w:rPr>
            </w:r>
            <w:r w:rsidR="004A120B">
              <w:rPr>
                <w:noProof/>
                <w:webHidden/>
              </w:rPr>
              <w:fldChar w:fldCharType="separate"/>
            </w:r>
            <w:r w:rsidR="004A120B">
              <w:rPr>
                <w:noProof/>
                <w:webHidden/>
              </w:rPr>
              <w:t>10</w:t>
            </w:r>
            <w:r w:rsidR="004A120B">
              <w:rPr>
                <w:noProof/>
                <w:webHidden/>
              </w:rPr>
              <w:fldChar w:fldCharType="end"/>
            </w:r>
          </w:hyperlink>
        </w:p>
        <w:p w:rsidR="004A120B" w:rsidRDefault="00060BE3">
          <w:pPr>
            <w:pStyle w:val="TDC3"/>
            <w:tabs>
              <w:tab w:val="right" w:leader="dot" w:pos="8828"/>
            </w:tabs>
            <w:rPr>
              <w:rFonts w:asciiTheme="minorHAnsi" w:eastAsiaTheme="minorEastAsia" w:hAnsiTheme="minorHAnsi"/>
              <w:noProof/>
              <w:sz w:val="22"/>
              <w:lang w:eastAsia="es-ES"/>
            </w:rPr>
          </w:pPr>
          <w:hyperlink w:anchor="_Toc513531487" w:history="1">
            <w:r w:rsidR="004A120B" w:rsidRPr="006E62AA">
              <w:rPr>
                <w:rStyle w:val="Hipervnculo"/>
                <w:noProof/>
              </w:rPr>
              <w:t>2.1 Modelo de negocio</w:t>
            </w:r>
            <w:r w:rsidR="004A120B">
              <w:rPr>
                <w:noProof/>
                <w:webHidden/>
              </w:rPr>
              <w:tab/>
            </w:r>
            <w:r w:rsidR="004A120B">
              <w:rPr>
                <w:noProof/>
                <w:webHidden/>
              </w:rPr>
              <w:fldChar w:fldCharType="begin"/>
            </w:r>
            <w:r w:rsidR="004A120B">
              <w:rPr>
                <w:noProof/>
                <w:webHidden/>
              </w:rPr>
              <w:instrText xml:space="preserve"> PAGEREF _Toc513531487 \h </w:instrText>
            </w:r>
            <w:r w:rsidR="004A120B">
              <w:rPr>
                <w:noProof/>
                <w:webHidden/>
              </w:rPr>
            </w:r>
            <w:r w:rsidR="004A120B">
              <w:rPr>
                <w:noProof/>
                <w:webHidden/>
              </w:rPr>
              <w:fldChar w:fldCharType="separate"/>
            </w:r>
            <w:r w:rsidR="004A120B">
              <w:rPr>
                <w:noProof/>
                <w:webHidden/>
              </w:rPr>
              <w:t>10</w:t>
            </w:r>
            <w:r w:rsidR="004A120B">
              <w:rPr>
                <w:noProof/>
                <w:webHidden/>
              </w:rPr>
              <w:fldChar w:fldCharType="end"/>
            </w:r>
          </w:hyperlink>
        </w:p>
        <w:p w:rsidR="004A120B" w:rsidRDefault="00060BE3">
          <w:pPr>
            <w:pStyle w:val="TDC4"/>
            <w:tabs>
              <w:tab w:val="right" w:leader="dot" w:pos="8828"/>
            </w:tabs>
            <w:rPr>
              <w:rFonts w:asciiTheme="minorHAnsi" w:hAnsiTheme="minorHAnsi"/>
              <w:noProof/>
              <w:sz w:val="22"/>
            </w:rPr>
          </w:pPr>
          <w:hyperlink w:anchor="_Toc513531488" w:history="1">
            <w:r w:rsidR="004A120B" w:rsidRPr="006E62AA">
              <w:rPr>
                <w:rStyle w:val="Hipervnculo"/>
                <w:noProof/>
              </w:rPr>
              <w:t>2.1.1 Modelo de negocio actual</w:t>
            </w:r>
            <w:r w:rsidR="004A120B">
              <w:rPr>
                <w:noProof/>
                <w:webHidden/>
              </w:rPr>
              <w:tab/>
            </w:r>
            <w:r w:rsidR="004A120B">
              <w:rPr>
                <w:noProof/>
                <w:webHidden/>
              </w:rPr>
              <w:fldChar w:fldCharType="begin"/>
            </w:r>
            <w:r w:rsidR="004A120B">
              <w:rPr>
                <w:noProof/>
                <w:webHidden/>
              </w:rPr>
              <w:instrText xml:space="preserve"> PAGEREF _Toc513531488 \h </w:instrText>
            </w:r>
            <w:r w:rsidR="004A120B">
              <w:rPr>
                <w:noProof/>
                <w:webHidden/>
              </w:rPr>
            </w:r>
            <w:r w:rsidR="004A120B">
              <w:rPr>
                <w:noProof/>
                <w:webHidden/>
              </w:rPr>
              <w:fldChar w:fldCharType="separate"/>
            </w:r>
            <w:r w:rsidR="004A120B">
              <w:rPr>
                <w:noProof/>
                <w:webHidden/>
              </w:rPr>
              <w:t>10</w:t>
            </w:r>
            <w:r w:rsidR="004A120B">
              <w:rPr>
                <w:noProof/>
                <w:webHidden/>
              </w:rPr>
              <w:fldChar w:fldCharType="end"/>
            </w:r>
          </w:hyperlink>
        </w:p>
        <w:p w:rsidR="004A120B" w:rsidRDefault="00060BE3">
          <w:pPr>
            <w:pStyle w:val="TDC4"/>
            <w:tabs>
              <w:tab w:val="right" w:leader="dot" w:pos="8828"/>
            </w:tabs>
            <w:rPr>
              <w:rFonts w:asciiTheme="minorHAnsi" w:hAnsiTheme="minorHAnsi"/>
              <w:noProof/>
              <w:sz w:val="22"/>
            </w:rPr>
          </w:pPr>
          <w:hyperlink w:anchor="_Toc513531489" w:history="1">
            <w:r w:rsidR="004A120B" w:rsidRPr="006E62AA">
              <w:rPr>
                <w:rStyle w:val="Hipervnculo"/>
                <w:noProof/>
              </w:rPr>
              <w:t>2.1.2 Modelo de negocio alternativo</w:t>
            </w:r>
            <w:r w:rsidR="004A120B">
              <w:rPr>
                <w:noProof/>
                <w:webHidden/>
              </w:rPr>
              <w:tab/>
            </w:r>
            <w:r w:rsidR="004A120B">
              <w:rPr>
                <w:noProof/>
                <w:webHidden/>
              </w:rPr>
              <w:fldChar w:fldCharType="begin"/>
            </w:r>
            <w:r w:rsidR="004A120B">
              <w:rPr>
                <w:noProof/>
                <w:webHidden/>
              </w:rPr>
              <w:instrText xml:space="preserve"> PAGEREF _Toc513531489 \h </w:instrText>
            </w:r>
            <w:r w:rsidR="004A120B">
              <w:rPr>
                <w:noProof/>
                <w:webHidden/>
              </w:rPr>
            </w:r>
            <w:r w:rsidR="004A120B">
              <w:rPr>
                <w:noProof/>
                <w:webHidden/>
              </w:rPr>
              <w:fldChar w:fldCharType="separate"/>
            </w:r>
            <w:r w:rsidR="004A120B">
              <w:rPr>
                <w:noProof/>
                <w:webHidden/>
              </w:rPr>
              <w:t>11</w:t>
            </w:r>
            <w:r w:rsidR="004A120B">
              <w:rPr>
                <w:noProof/>
                <w:webHidden/>
              </w:rPr>
              <w:fldChar w:fldCharType="end"/>
            </w:r>
          </w:hyperlink>
        </w:p>
        <w:p w:rsidR="004A120B" w:rsidRDefault="00060BE3">
          <w:pPr>
            <w:pStyle w:val="TDC3"/>
            <w:tabs>
              <w:tab w:val="right" w:leader="dot" w:pos="8828"/>
            </w:tabs>
            <w:rPr>
              <w:rFonts w:asciiTheme="minorHAnsi" w:eastAsiaTheme="minorEastAsia" w:hAnsiTheme="minorHAnsi"/>
              <w:noProof/>
              <w:sz w:val="22"/>
              <w:lang w:eastAsia="es-ES"/>
            </w:rPr>
          </w:pPr>
          <w:hyperlink w:anchor="_Toc513531490" w:history="1">
            <w:r w:rsidR="004A120B" w:rsidRPr="006E62AA">
              <w:rPr>
                <w:rStyle w:val="Hipervnculo"/>
                <w:noProof/>
              </w:rPr>
              <w:t>2.2 Ingeniería de Software</w:t>
            </w:r>
            <w:r w:rsidR="004A120B">
              <w:rPr>
                <w:noProof/>
                <w:webHidden/>
              </w:rPr>
              <w:tab/>
            </w:r>
            <w:r w:rsidR="004A120B">
              <w:rPr>
                <w:noProof/>
                <w:webHidden/>
              </w:rPr>
              <w:fldChar w:fldCharType="begin"/>
            </w:r>
            <w:r w:rsidR="004A120B">
              <w:rPr>
                <w:noProof/>
                <w:webHidden/>
              </w:rPr>
              <w:instrText xml:space="preserve"> PAGEREF _Toc513531490 \h </w:instrText>
            </w:r>
            <w:r w:rsidR="004A120B">
              <w:rPr>
                <w:noProof/>
                <w:webHidden/>
              </w:rPr>
            </w:r>
            <w:r w:rsidR="004A120B">
              <w:rPr>
                <w:noProof/>
                <w:webHidden/>
              </w:rPr>
              <w:fldChar w:fldCharType="separate"/>
            </w:r>
            <w:r w:rsidR="004A120B">
              <w:rPr>
                <w:noProof/>
                <w:webHidden/>
              </w:rPr>
              <w:t>11</w:t>
            </w:r>
            <w:r w:rsidR="004A120B">
              <w:rPr>
                <w:noProof/>
                <w:webHidden/>
              </w:rPr>
              <w:fldChar w:fldCharType="end"/>
            </w:r>
          </w:hyperlink>
        </w:p>
        <w:p w:rsidR="004A120B" w:rsidRDefault="00060BE3">
          <w:pPr>
            <w:pStyle w:val="TDC3"/>
            <w:tabs>
              <w:tab w:val="right" w:leader="dot" w:pos="8828"/>
            </w:tabs>
            <w:rPr>
              <w:rFonts w:asciiTheme="minorHAnsi" w:eastAsiaTheme="minorEastAsia" w:hAnsiTheme="minorHAnsi"/>
              <w:noProof/>
              <w:sz w:val="22"/>
              <w:lang w:eastAsia="es-ES"/>
            </w:rPr>
          </w:pPr>
          <w:hyperlink w:anchor="_Toc513531491" w:history="1">
            <w:r w:rsidR="004A120B" w:rsidRPr="006E62AA">
              <w:rPr>
                <w:rStyle w:val="Hipervnculo"/>
                <w:noProof/>
              </w:rPr>
              <w:t>2.3 Metodologías de desarrollo de software</w:t>
            </w:r>
            <w:r w:rsidR="004A120B">
              <w:rPr>
                <w:noProof/>
                <w:webHidden/>
              </w:rPr>
              <w:tab/>
            </w:r>
            <w:r w:rsidR="004A120B">
              <w:rPr>
                <w:noProof/>
                <w:webHidden/>
              </w:rPr>
              <w:fldChar w:fldCharType="begin"/>
            </w:r>
            <w:r w:rsidR="004A120B">
              <w:rPr>
                <w:noProof/>
                <w:webHidden/>
              </w:rPr>
              <w:instrText xml:space="preserve"> PAGEREF _Toc513531491 \h </w:instrText>
            </w:r>
            <w:r w:rsidR="004A120B">
              <w:rPr>
                <w:noProof/>
                <w:webHidden/>
              </w:rPr>
            </w:r>
            <w:r w:rsidR="004A120B">
              <w:rPr>
                <w:noProof/>
                <w:webHidden/>
              </w:rPr>
              <w:fldChar w:fldCharType="separate"/>
            </w:r>
            <w:r w:rsidR="004A120B">
              <w:rPr>
                <w:noProof/>
                <w:webHidden/>
              </w:rPr>
              <w:t>12</w:t>
            </w:r>
            <w:r w:rsidR="004A120B">
              <w:rPr>
                <w:noProof/>
                <w:webHidden/>
              </w:rPr>
              <w:fldChar w:fldCharType="end"/>
            </w:r>
          </w:hyperlink>
        </w:p>
        <w:p w:rsidR="004A120B" w:rsidRDefault="00060BE3">
          <w:pPr>
            <w:pStyle w:val="TDC4"/>
            <w:tabs>
              <w:tab w:val="right" w:leader="dot" w:pos="8828"/>
            </w:tabs>
            <w:rPr>
              <w:rFonts w:asciiTheme="minorHAnsi" w:hAnsiTheme="minorHAnsi"/>
              <w:noProof/>
              <w:sz w:val="22"/>
            </w:rPr>
          </w:pPr>
          <w:hyperlink w:anchor="_Toc513531492" w:history="1">
            <w:r w:rsidR="004A120B" w:rsidRPr="006E62AA">
              <w:rPr>
                <w:rStyle w:val="Hipervnculo"/>
                <w:noProof/>
              </w:rPr>
              <w:t>2.3.1 Metodología de desarrollo tradicional</w:t>
            </w:r>
            <w:r w:rsidR="004A120B">
              <w:rPr>
                <w:noProof/>
                <w:webHidden/>
              </w:rPr>
              <w:tab/>
            </w:r>
            <w:r w:rsidR="004A120B">
              <w:rPr>
                <w:noProof/>
                <w:webHidden/>
              </w:rPr>
              <w:fldChar w:fldCharType="begin"/>
            </w:r>
            <w:r w:rsidR="004A120B">
              <w:rPr>
                <w:noProof/>
                <w:webHidden/>
              </w:rPr>
              <w:instrText xml:space="preserve"> PAGEREF _Toc513531492 \h </w:instrText>
            </w:r>
            <w:r w:rsidR="004A120B">
              <w:rPr>
                <w:noProof/>
                <w:webHidden/>
              </w:rPr>
            </w:r>
            <w:r w:rsidR="004A120B">
              <w:rPr>
                <w:noProof/>
                <w:webHidden/>
              </w:rPr>
              <w:fldChar w:fldCharType="separate"/>
            </w:r>
            <w:r w:rsidR="004A120B">
              <w:rPr>
                <w:noProof/>
                <w:webHidden/>
              </w:rPr>
              <w:t>12</w:t>
            </w:r>
            <w:r w:rsidR="004A120B">
              <w:rPr>
                <w:noProof/>
                <w:webHidden/>
              </w:rPr>
              <w:fldChar w:fldCharType="end"/>
            </w:r>
          </w:hyperlink>
        </w:p>
        <w:p w:rsidR="004A120B" w:rsidRDefault="00060BE3">
          <w:pPr>
            <w:pStyle w:val="TDC4"/>
            <w:tabs>
              <w:tab w:val="right" w:leader="dot" w:pos="8828"/>
            </w:tabs>
            <w:rPr>
              <w:rFonts w:asciiTheme="minorHAnsi" w:hAnsiTheme="minorHAnsi"/>
              <w:noProof/>
              <w:sz w:val="22"/>
            </w:rPr>
          </w:pPr>
          <w:hyperlink w:anchor="_Toc513531493" w:history="1">
            <w:r w:rsidR="004A120B" w:rsidRPr="006E62AA">
              <w:rPr>
                <w:rStyle w:val="Hipervnculo"/>
                <w:noProof/>
              </w:rPr>
              <w:t>2.3.2 Metodologías de desarrollo ágil</w:t>
            </w:r>
            <w:r w:rsidR="004A120B">
              <w:rPr>
                <w:noProof/>
                <w:webHidden/>
              </w:rPr>
              <w:tab/>
            </w:r>
            <w:r w:rsidR="004A120B">
              <w:rPr>
                <w:noProof/>
                <w:webHidden/>
              </w:rPr>
              <w:fldChar w:fldCharType="begin"/>
            </w:r>
            <w:r w:rsidR="004A120B">
              <w:rPr>
                <w:noProof/>
                <w:webHidden/>
              </w:rPr>
              <w:instrText xml:space="preserve"> PAGEREF _Toc513531493 \h </w:instrText>
            </w:r>
            <w:r w:rsidR="004A120B">
              <w:rPr>
                <w:noProof/>
                <w:webHidden/>
              </w:rPr>
            </w:r>
            <w:r w:rsidR="004A120B">
              <w:rPr>
                <w:noProof/>
                <w:webHidden/>
              </w:rPr>
              <w:fldChar w:fldCharType="separate"/>
            </w:r>
            <w:r w:rsidR="004A120B">
              <w:rPr>
                <w:noProof/>
                <w:webHidden/>
              </w:rPr>
              <w:t>13</w:t>
            </w:r>
            <w:r w:rsidR="004A120B">
              <w:rPr>
                <w:noProof/>
                <w:webHidden/>
              </w:rPr>
              <w:fldChar w:fldCharType="end"/>
            </w:r>
          </w:hyperlink>
        </w:p>
        <w:p w:rsidR="004A120B" w:rsidRDefault="00060BE3">
          <w:pPr>
            <w:pStyle w:val="TDC4"/>
            <w:tabs>
              <w:tab w:val="right" w:leader="dot" w:pos="8828"/>
            </w:tabs>
            <w:rPr>
              <w:rFonts w:asciiTheme="minorHAnsi" w:hAnsiTheme="minorHAnsi"/>
              <w:noProof/>
              <w:sz w:val="22"/>
            </w:rPr>
          </w:pPr>
          <w:hyperlink w:anchor="_Toc513531494" w:history="1">
            <w:r w:rsidR="004A120B" w:rsidRPr="006E62AA">
              <w:rPr>
                <w:rStyle w:val="Hipervnculo"/>
                <w:noProof/>
              </w:rPr>
              <w:t>2.3.3 Programación Extrema (XP)</w:t>
            </w:r>
            <w:r w:rsidR="004A120B">
              <w:rPr>
                <w:noProof/>
                <w:webHidden/>
              </w:rPr>
              <w:tab/>
            </w:r>
            <w:r w:rsidR="004A120B">
              <w:rPr>
                <w:noProof/>
                <w:webHidden/>
              </w:rPr>
              <w:fldChar w:fldCharType="begin"/>
            </w:r>
            <w:r w:rsidR="004A120B">
              <w:rPr>
                <w:noProof/>
                <w:webHidden/>
              </w:rPr>
              <w:instrText xml:space="preserve"> PAGEREF _Toc513531494 \h </w:instrText>
            </w:r>
            <w:r w:rsidR="004A120B">
              <w:rPr>
                <w:noProof/>
                <w:webHidden/>
              </w:rPr>
            </w:r>
            <w:r w:rsidR="004A120B">
              <w:rPr>
                <w:noProof/>
                <w:webHidden/>
              </w:rPr>
              <w:fldChar w:fldCharType="separate"/>
            </w:r>
            <w:r w:rsidR="004A120B">
              <w:rPr>
                <w:noProof/>
                <w:webHidden/>
              </w:rPr>
              <w:t>14</w:t>
            </w:r>
            <w:r w:rsidR="004A120B">
              <w:rPr>
                <w:noProof/>
                <w:webHidden/>
              </w:rPr>
              <w:fldChar w:fldCharType="end"/>
            </w:r>
          </w:hyperlink>
        </w:p>
        <w:p w:rsidR="004A120B" w:rsidRDefault="00060BE3">
          <w:pPr>
            <w:pStyle w:val="TDC4"/>
            <w:tabs>
              <w:tab w:val="right" w:leader="dot" w:pos="8828"/>
            </w:tabs>
            <w:rPr>
              <w:rFonts w:asciiTheme="minorHAnsi" w:hAnsiTheme="minorHAnsi"/>
              <w:noProof/>
              <w:sz w:val="22"/>
            </w:rPr>
          </w:pPr>
          <w:hyperlink w:anchor="_Toc513531495" w:history="1">
            <w:r w:rsidR="004A120B" w:rsidRPr="006E62AA">
              <w:rPr>
                <w:rStyle w:val="Hipervnculo"/>
                <w:noProof/>
              </w:rPr>
              <w:t>2.3.4 Selección de la metodología de desarrollo</w:t>
            </w:r>
            <w:r w:rsidR="004A120B">
              <w:rPr>
                <w:noProof/>
                <w:webHidden/>
              </w:rPr>
              <w:tab/>
            </w:r>
            <w:r w:rsidR="004A120B">
              <w:rPr>
                <w:noProof/>
                <w:webHidden/>
              </w:rPr>
              <w:fldChar w:fldCharType="begin"/>
            </w:r>
            <w:r w:rsidR="004A120B">
              <w:rPr>
                <w:noProof/>
                <w:webHidden/>
              </w:rPr>
              <w:instrText xml:space="preserve"> PAGEREF _Toc513531495 \h </w:instrText>
            </w:r>
            <w:r w:rsidR="004A120B">
              <w:rPr>
                <w:noProof/>
                <w:webHidden/>
              </w:rPr>
            </w:r>
            <w:r w:rsidR="004A120B">
              <w:rPr>
                <w:noProof/>
                <w:webHidden/>
              </w:rPr>
              <w:fldChar w:fldCharType="separate"/>
            </w:r>
            <w:r w:rsidR="004A120B">
              <w:rPr>
                <w:noProof/>
                <w:webHidden/>
              </w:rPr>
              <w:t>14</w:t>
            </w:r>
            <w:r w:rsidR="004A120B">
              <w:rPr>
                <w:noProof/>
                <w:webHidden/>
              </w:rPr>
              <w:fldChar w:fldCharType="end"/>
            </w:r>
          </w:hyperlink>
        </w:p>
        <w:p w:rsidR="004A120B" w:rsidRDefault="00060BE3">
          <w:pPr>
            <w:pStyle w:val="TDC3"/>
            <w:tabs>
              <w:tab w:val="right" w:leader="dot" w:pos="8828"/>
            </w:tabs>
            <w:rPr>
              <w:rFonts w:asciiTheme="minorHAnsi" w:eastAsiaTheme="minorEastAsia" w:hAnsiTheme="minorHAnsi"/>
              <w:noProof/>
              <w:sz w:val="22"/>
              <w:lang w:eastAsia="es-ES"/>
            </w:rPr>
          </w:pPr>
          <w:hyperlink w:anchor="_Toc513531496" w:history="1">
            <w:r w:rsidR="004A120B" w:rsidRPr="006E62AA">
              <w:rPr>
                <w:rStyle w:val="Hipervnculo"/>
                <w:noProof/>
              </w:rPr>
              <w:t>2.4 Arquitectura de software</w:t>
            </w:r>
            <w:r w:rsidR="004A120B">
              <w:rPr>
                <w:noProof/>
                <w:webHidden/>
              </w:rPr>
              <w:tab/>
            </w:r>
            <w:r w:rsidR="004A120B">
              <w:rPr>
                <w:noProof/>
                <w:webHidden/>
              </w:rPr>
              <w:fldChar w:fldCharType="begin"/>
            </w:r>
            <w:r w:rsidR="004A120B">
              <w:rPr>
                <w:noProof/>
                <w:webHidden/>
              </w:rPr>
              <w:instrText xml:space="preserve"> PAGEREF _Toc513531496 \h </w:instrText>
            </w:r>
            <w:r w:rsidR="004A120B">
              <w:rPr>
                <w:noProof/>
                <w:webHidden/>
              </w:rPr>
            </w:r>
            <w:r w:rsidR="004A120B">
              <w:rPr>
                <w:noProof/>
                <w:webHidden/>
              </w:rPr>
              <w:fldChar w:fldCharType="separate"/>
            </w:r>
            <w:r w:rsidR="004A120B">
              <w:rPr>
                <w:noProof/>
                <w:webHidden/>
              </w:rPr>
              <w:t>15</w:t>
            </w:r>
            <w:r w:rsidR="004A120B">
              <w:rPr>
                <w:noProof/>
                <w:webHidden/>
              </w:rPr>
              <w:fldChar w:fldCharType="end"/>
            </w:r>
          </w:hyperlink>
        </w:p>
        <w:p w:rsidR="004A120B" w:rsidRDefault="00060BE3">
          <w:pPr>
            <w:pStyle w:val="TDC4"/>
            <w:tabs>
              <w:tab w:val="right" w:leader="dot" w:pos="8828"/>
            </w:tabs>
            <w:rPr>
              <w:rFonts w:asciiTheme="minorHAnsi" w:hAnsiTheme="minorHAnsi"/>
              <w:noProof/>
              <w:sz w:val="22"/>
            </w:rPr>
          </w:pPr>
          <w:hyperlink w:anchor="_Toc513531497" w:history="1">
            <w:r w:rsidR="004A120B" w:rsidRPr="006E62AA">
              <w:rPr>
                <w:rStyle w:val="Hipervnculo"/>
                <w:noProof/>
                <w:lang w:val="en-US"/>
              </w:rPr>
              <w:t>2.4.1 Front-end y back-end</w:t>
            </w:r>
            <w:r w:rsidR="004A120B">
              <w:rPr>
                <w:noProof/>
                <w:webHidden/>
              </w:rPr>
              <w:tab/>
            </w:r>
            <w:r w:rsidR="004A120B">
              <w:rPr>
                <w:noProof/>
                <w:webHidden/>
              </w:rPr>
              <w:fldChar w:fldCharType="begin"/>
            </w:r>
            <w:r w:rsidR="004A120B">
              <w:rPr>
                <w:noProof/>
                <w:webHidden/>
              </w:rPr>
              <w:instrText xml:space="preserve"> PAGEREF _Toc513531497 \h </w:instrText>
            </w:r>
            <w:r w:rsidR="004A120B">
              <w:rPr>
                <w:noProof/>
                <w:webHidden/>
              </w:rPr>
            </w:r>
            <w:r w:rsidR="004A120B">
              <w:rPr>
                <w:noProof/>
                <w:webHidden/>
              </w:rPr>
              <w:fldChar w:fldCharType="separate"/>
            </w:r>
            <w:r w:rsidR="004A120B">
              <w:rPr>
                <w:noProof/>
                <w:webHidden/>
              </w:rPr>
              <w:t>16</w:t>
            </w:r>
            <w:r w:rsidR="004A120B">
              <w:rPr>
                <w:noProof/>
                <w:webHidden/>
              </w:rPr>
              <w:fldChar w:fldCharType="end"/>
            </w:r>
          </w:hyperlink>
        </w:p>
        <w:p w:rsidR="004A120B" w:rsidRDefault="00060BE3">
          <w:pPr>
            <w:pStyle w:val="TDC4"/>
            <w:tabs>
              <w:tab w:val="right" w:leader="dot" w:pos="8828"/>
            </w:tabs>
            <w:rPr>
              <w:rFonts w:asciiTheme="minorHAnsi" w:hAnsiTheme="minorHAnsi"/>
              <w:noProof/>
              <w:sz w:val="22"/>
            </w:rPr>
          </w:pPr>
          <w:hyperlink w:anchor="_Toc513531498" w:history="1">
            <w:r w:rsidR="004A120B" w:rsidRPr="006E62AA">
              <w:rPr>
                <w:rStyle w:val="Hipervnculo"/>
                <w:noProof/>
              </w:rPr>
              <w:t>2.4.2 Aplicación de una sola página (SPA)</w:t>
            </w:r>
            <w:r w:rsidR="004A120B">
              <w:rPr>
                <w:noProof/>
                <w:webHidden/>
              </w:rPr>
              <w:tab/>
            </w:r>
            <w:r w:rsidR="004A120B">
              <w:rPr>
                <w:noProof/>
                <w:webHidden/>
              </w:rPr>
              <w:fldChar w:fldCharType="begin"/>
            </w:r>
            <w:r w:rsidR="004A120B">
              <w:rPr>
                <w:noProof/>
                <w:webHidden/>
              </w:rPr>
              <w:instrText xml:space="preserve"> PAGEREF _Toc513531498 \h </w:instrText>
            </w:r>
            <w:r w:rsidR="004A120B">
              <w:rPr>
                <w:noProof/>
                <w:webHidden/>
              </w:rPr>
            </w:r>
            <w:r w:rsidR="004A120B">
              <w:rPr>
                <w:noProof/>
                <w:webHidden/>
              </w:rPr>
              <w:fldChar w:fldCharType="separate"/>
            </w:r>
            <w:r w:rsidR="004A120B">
              <w:rPr>
                <w:noProof/>
                <w:webHidden/>
              </w:rPr>
              <w:t>17</w:t>
            </w:r>
            <w:r w:rsidR="004A120B">
              <w:rPr>
                <w:noProof/>
                <w:webHidden/>
              </w:rPr>
              <w:fldChar w:fldCharType="end"/>
            </w:r>
          </w:hyperlink>
        </w:p>
        <w:p w:rsidR="004A120B" w:rsidRDefault="00060BE3">
          <w:pPr>
            <w:pStyle w:val="TDC4"/>
            <w:tabs>
              <w:tab w:val="right" w:leader="dot" w:pos="8828"/>
            </w:tabs>
            <w:rPr>
              <w:rFonts w:asciiTheme="minorHAnsi" w:hAnsiTheme="minorHAnsi"/>
              <w:noProof/>
              <w:sz w:val="22"/>
            </w:rPr>
          </w:pPr>
          <w:hyperlink w:anchor="_Toc513531499" w:history="1">
            <w:r w:rsidR="004A120B" w:rsidRPr="006E62AA">
              <w:rPr>
                <w:rStyle w:val="Hipervnculo"/>
                <w:noProof/>
                <w:lang w:val="en-US"/>
              </w:rPr>
              <w:t>2.4.3 Back-end para Front-end (BFF)</w:t>
            </w:r>
            <w:r w:rsidR="004A120B">
              <w:rPr>
                <w:noProof/>
                <w:webHidden/>
              </w:rPr>
              <w:tab/>
            </w:r>
            <w:r w:rsidR="004A120B">
              <w:rPr>
                <w:noProof/>
                <w:webHidden/>
              </w:rPr>
              <w:fldChar w:fldCharType="begin"/>
            </w:r>
            <w:r w:rsidR="004A120B">
              <w:rPr>
                <w:noProof/>
                <w:webHidden/>
              </w:rPr>
              <w:instrText xml:space="preserve"> PAGEREF _Toc513531499 \h </w:instrText>
            </w:r>
            <w:r w:rsidR="004A120B">
              <w:rPr>
                <w:noProof/>
                <w:webHidden/>
              </w:rPr>
            </w:r>
            <w:r w:rsidR="004A120B">
              <w:rPr>
                <w:noProof/>
                <w:webHidden/>
              </w:rPr>
              <w:fldChar w:fldCharType="separate"/>
            </w:r>
            <w:r w:rsidR="004A120B">
              <w:rPr>
                <w:noProof/>
                <w:webHidden/>
              </w:rPr>
              <w:t>17</w:t>
            </w:r>
            <w:r w:rsidR="004A120B">
              <w:rPr>
                <w:noProof/>
                <w:webHidden/>
              </w:rPr>
              <w:fldChar w:fldCharType="end"/>
            </w:r>
          </w:hyperlink>
        </w:p>
        <w:p w:rsidR="004A120B" w:rsidRDefault="00060BE3">
          <w:pPr>
            <w:pStyle w:val="TDC4"/>
            <w:tabs>
              <w:tab w:val="right" w:leader="dot" w:pos="8828"/>
            </w:tabs>
            <w:rPr>
              <w:rFonts w:asciiTheme="minorHAnsi" w:hAnsiTheme="minorHAnsi"/>
              <w:noProof/>
              <w:sz w:val="22"/>
            </w:rPr>
          </w:pPr>
          <w:hyperlink w:anchor="_Toc513531500" w:history="1">
            <w:r w:rsidR="004A120B" w:rsidRPr="006E62AA">
              <w:rPr>
                <w:rStyle w:val="Hipervnculo"/>
                <w:noProof/>
              </w:rPr>
              <w:t>2.4.4 Historia</w:t>
            </w:r>
            <w:r w:rsidR="004A120B">
              <w:rPr>
                <w:noProof/>
                <w:webHidden/>
              </w:rPr>
              <w:tab/>
            </w:r>
            <w:r w:rsidR="004A120B">
              <w:rPr>
                <w:noProof/>
                <w:webHidden/>
              </w:rPr>
              <w:fldChar w:fldCharType="begin"/>
            </w:r>
            <w:r w:rsidR="004A120B">
              <w:rPr>
                <w:noProof/>
                <w:webHidden/>
              </w:rPr>
              <w:instrText xml:space="preserve"> PAGEREF _Toc513531500 \h </w:instrText>
            </w:r>
            <w:r w:rsidR="004A120B">
              <w:rPr>
                <w:noProof/>
                <w:webHidden/>
              </w:rPr>
            </w:r>
            <w:r w:rsidR="004A120B">
              <w:rPr>
                <w:noProof/>
                <w:webHidden/>
              </w:rPr>
              <w:fldChar w:fldCharType="separate"/>
            </w:r>
            <w:r w:rsidR="004A120B">
              <w:rPr>
                <w:noProof/>
                <w:webHidden/>
              </w:rPr>
              <w:t>18</w:t>
            </w:r>
            <w:r w:rsidR="004A120B">
              <w:rPr>
                <w:noProof/>
                <w:webHidden/>
              </w:rPr>
              <w:fldChar w:fldCharType="end"/>
            </w:r>
          </w:hyperlink>
        </w:p>
        <w:p w:rsidR="004A120B" w:rsidRDefault="00060BE3">
          <w:pPr>
            <w:pStyle w:val="TDC4"/>
            <w:tabs>
              <w:tab w:val="right" w:leader="dot" w:pos="8828"/>
            </w:tabs>
            <w:rPr>
              <w:rFonts w:asciiTheme="minorHAnsi" w:hAnsiTheme="minorHAnsi"/>
              <w:noProof/>
              <w:sz w:val="22"/>
            </w:rPr>
          </w:pPr>
          <w:hyperlink w:anchor="_Toc513531501" w:history="1">
            <w:r w:rsidR="004A120B" w:rsidRPr="006E62AA">
              <w:rPr>
                <w:rStyle w:val="Hipervnculo"/>
                <w:noProof/>
              </w:rPr>
              <w:t>2.4.5 Arquitectura de Micro-servicios (MSA)</w:t>
            </w:r>
            <w:r w:rsidR="004A120B">
              <w:rPr>
                <w:noProof/>
                <w:webHidden/>
              </w:rPr>
              <w:tab/>
            </w:r>
            <w:r w:rsidR="004A120B">
              <w:rPr>
                <w:noProof/>
                <w:webHidden/>
              </w:rPr>
              <w:fldChar w:fldCharType="begin"/>
            </w:r>
            <w:r w:rsidR="004A120B">
              <w:rPr>
                <w:noProof/>
                <w:webHidden/>
              </w:rPr>
              <w:instrText xml:space="preserve"> PAGEREF _Toc513531501 \h </w:instrText>
            </w:r>
            <w:r w:rsidR="004A120B">
              <w:rPr>
                <w:noProof/>
                <w:webHidden/>
              </w:rPr>
            </w:r>
            <w:r w:rsidR="004A120B">
              <w:rPr>
                <w:noProof/>
                <w:webHidden/>
              </w:rPr>
              <w:fldChar w:fldCharType="separate"/>
            </w:r>
            <w:r w:rsidR="004A120B">
              <w:rPr>
                <w:noProof/>
                <w:webHidden/>
              </w:rPr>
              <w:t>19</w:t>
            </w:r>
            <w:r w:rsidR="004A120B">
              <w:rPr>
                <w:noProof/>
                <w:webHidden/>
              </w:rPr>
              <w:fldChar w:fldCharType="end"/>
            </w:r>
          </w:hyperlink>
        </w:p>
        <w:p w:rsidR="004A120B" w:rsidRDefault="00060BE3">
          <w:pPr>
            <w:pStyle w:val="TDC4"/>
            <w:tabs>
              <w:tab w:val="right" w:leader="dot" w:pos="8828"/>
            </w:tabs>
            <w:rPr>
              <w:rFonts w:asciiTheme="minorHAnsi" w:hAnsiTheme="minorHAnsi"/>
              <w:noProof/>
              <w:sz w:val="22"/>
            </w:rPr>
          </w:pPr>
          <w:hyperlink w:anchor="_Toc513531502" w:history="1">
            <w:r w:rsidR="004A120B" w:rsidRPr="006E62AA">
              <w:rPr>
                <w:rStyle w:val="Hipervnculo"/>
                <w:noProof/>
              </w:rPr>
              <w:t>2.4.6 Justificación de la arquitectura</w:t>
            </w:r>
            <w:r w:rsidR="004A120B">
              <w:rPr>
                <w:noProof/>
                <w:webHidden/>
              </w:rPr>
              <w:tab/>
            </w:r>
            <w:r w:rsidR="004A120B">
              <w:rPr>
                <w:noProof/>
                <w:webHidden/>
              </w:rPr>
              <w:fldChar w:fldCharType="begin"/>
            </w:r>
            <w:r w:rsidR="004A120B">
              <w:rPr>
                <w:noProof/>
                <w:webHidden/>
              </w:rPr>
              <w:instrText xml:space="preserve"> PAGEREF _Toc513531502 \h </w:instrText>
            </w:r>
            <w:r w:rsidR="004A120B">
              <w:rPr>
                <w:noProof/>
                <w:webHidden/>
              </w:rPr>
            </w:r>
            <w:r w:rsidR="004A120B">
              <w:rPr>
                <w:noProof/>
                <w:webHidden/>
              </w:rPr>
              <w:fldChar w:fldCharType="separate"/>
            </w:r>
            <w:r w:rsidR="004A120B">
              <w:rPr>
                <w:noProof/>
                <w:webHidden/>
              </w:rPr>
              <w:t>21</w:t>
            </w:r>
            <w:r w:rsidR="004A120B">
              <w:rPr>
                <w:noProof/>
                <w:webHidden/>
              </w:rPr>
              <w:fldChar w:fldCharType="end"/>
            </w:r>
          </w:hyperlink>
        </w:p>
        <w:p w:rsidR="004A120B" w:rsidRDefault="00060BE3">
          <w:pPr>
            <w:pStyle w:val="TDC3"/>
            <w:tabs>
              <w:tab w:val="right" w:leader="dot" w:pos="8828"/>
            </w:tabs>
            <w:rPr>
              <w:rFonts w:asciiTheme="minorHAnsi" w:eastAsiaTheme="minorEastAsia" w:hAnsiTheme="minorHAnsi"/>
              <w:noProof/>
              <w:sz w:val="22"/>
              <w:lang w:eastAsia="es-ES"/>
            </w:rPr>
          </w:pPr>
          <w:hyperlink w:anchor="_Toc513531503" w:history="1">
            <w:r w:rsidR="004A120B" w:rsidRPr="006E62AA">
              <w:rPr>
                <w:rStyle w:val="Hipervnculo"/>
                <w:noProof/>
              </w:rPr>
              <w:t>2.5 Aplicaciones web</w:t>
            </w:r>
            <w:r w:rsidR="004A120B">
              <w:rPr>
                <w:noProof/>
                <w:webHidden/>
              </w:rPr>
              <w:tab/>
            </w:r>
            <w:r w:rsidR="004A120B">
              <w:rPr>
                <w:noProof/>
                <w:webHidden/>
              </w:rPr>
              <w:fldChar w:fldCharType="begin"/>
            </w:r>
            <w:r w:rsidR="004A120B">
              <w:rPr>
                <w:noProof/>
                <w:webHidden/>
              </w:rPr>
              <w:instrText xml:space="preserve"> PAGEREF _Toc513531503 \h </w:instrText>
            </w:r>
            <w:r w:rsidR="004A120B">
              <w:rPr>
                <w:noProof/>
                <w:webHidden/>
              </w:rPr>
            </w:r>
            <w:r w:rsidR="004A120B">
              <w:rPr>
                <w:noProof/>
                <w:webHidden/>
              </w:rPr>
              <w:fldChar w:fldCharType="separate"/>
            </w:r>
            <w:r w:rsidR="004A120B">
              <w:rPr>
                <w:noProof/>
                <w:webHidden/>
              </w:rPr>
              <w:t>21</w:t>
            </w:r>
            <w:r w:rsidR="004A120B">
              <w:rPr>
                <w:noProof/>
                <w:webHidden/>
              </w:rPr>
              <w:fldChar w:fldCharType="end"/>
            </w:r>
          </w:hyperlink>
        </w:p>
        <w:p w:rsidR="004A120B" w:rsidRDefault="00060BE3">
          <w:pPr>
            <w:pStyle w:val="TDC4"/>
            <w:tabs>
              <w:tab w:val="right" w:leader="dot" w:pos="8828"/>
            </w:tabs>
            <w:rPr>
              <w:rFonts w:asciiTheme="minorHAnsi" w:hAnsiTheme="minorHAnsi"/>
              <w:noProof/>
              <w:sz w:val="22"/>
            </w:rPr>
          </w:pPr>
          <w:hyperlink w:anchor="_Toc513531504" w:history="1">
            <w:r w:rsidR="004A120B" w:rsidRPr="006E62AA">
              <w:rPr>
                <w:rStyle w:val="Hipervnculo"/>
                <w:noProof/>
              </w:rPr>
              <w:t>2.5.1 Servicios web</w:t>
            </w:r>
            <w:r w:rsidR="004A120B">
              <w:rPr>
                <w:noProof/>
                <w:webHidden/>
              </w:rPr>
              <w:tab/>
            </w:r>
            <w:r w:rsidR="004A120B">
              <w:rPr>
                <w:noProof/>
                <w:webHidden/>
              </w:rPr>
              <w:fldChar w:fldCharType="begin"/>
            </w:r>
            <w:r w:rsidR="004A120B">
              <w:rPr>
                <w:noProof/>
                <w:webHidden/>
              </w:rPr>
              <w:instrText xml:space="preserve"> PAGEREF _Toc513531504 \h </w:instrText>
            </w:r>
            <w:r w:rsidR="004A120B">
              <w:rPr>
                <w:noProof/>
                <w:webHidden/>
              </w:rPr>
            </w:r>
            <w:r w:rsidR="004A120B">
              <w:rPr>
                <w:noProof/>
                <w:webHidden/>
              </w:rPr>
              <w:fldChar w:fldCharType="separate"/>
            </w:r>
            <w:r w:rsidR="004A120B">
              <w:rPr>
                <w:noProof/>
                <w:webHidden/>
              </w:rPr>
              <w:t>22</w:t>
            </w:r>
            <w:r w:rsidR="004A120B">
              <w:rPr>
                <w:noProof/>
                <w:webHidden/>
              </w:rPr>
              <w:fldChar w:fldCharType="end"/>
            </w:r>
          </w:hyperlink>
        </w:p>
        <w:p w:rsidR="004A120B" w:rsidRDefault="00060BE3">
          <w:pPr>
            <w:pStyle w:val="TDC4"/>
            <w:tabs>
              <w:tab w:val="right" w:leader="dot" w:pos="8828"/>
            </w:tabs>
            <w:rPr>
              <w:rFonts w:asciiTheme="minorHAnsi" w:hAnsiTheme="minorHAnsi"/>
              <w:noProof/>
              <w:sz w:val="22"/>
            </w:rPr>
          </w:pPr>
          <w:hyperlink w:anchor="_Toc513531505" w:history="1">
            <w:r w:rsidR="004A120B" w:rsidRPr="006E62AA">
              <w:rPr>
                <w:rStyle w:val="Hipervnculo"/>
                <w:noProof/>
              </w:rPr>
              <w:t>2.5.2 Intercambio de datos</w:t>
            </w:r>
            <w:r w:rsidR="004A120B">
              <w:rPr>
                <w:noProof/>
                <w:webHidden/>
              </w:rPr>
              <w:tab/>
            </w:r>
            <w:r w:rsidR="004A120B">
              <w:rPr>
                <w:noProof/>
                <w:webHidden/>
              </w:rPr>
              <w:fldChar w:fldCharType="begin"/>
            </w:r>
            <w:r w:rsidR="004A120B">
              <w:rPr>
                <w:noProof/>
                <w:webHidden/>
              </w:rPr>
              <w:instrText xml:space="preserve"> PAGEREF _Toc513531505 \h </w:instrText>
            </w:r>
            <w:r w:rsidR="004A120B">
              <w:rPr>
                <w:noProof/>
                <w:webHidden/>
              </w:rPr>
            </w:r>
            <w:r w:rsidR="004A120B">
              <w:rPr>
                <w:noProof/>
                <w:webHidden/>
              </w:rPr>
              <w:fldChar w:fldCharType="separate"/>
            </w:r>
            <w:r w:rsidR="004A120B">
              <w:rPr>
                <w:noProof/>
                <w:webHidden/>
              </w:rPr>
              <w:t>25</w:t>
            </w:r>
            <w:r w:rsidR="004A120B">
              <w:rPr>
                <w:noProof/>
                <w:webHidden/>
              </w:rPr>
              <w:fldChar w:fldCharType="end"/>
            </w:r>
          </w:hyperlink>
        </w:p>
        <w:p w:rsidR="004A120B" w:rsidRDefault="00060BE3">
          <w:pPr>
            <w:pStyle w:val="TDC3"/>
            <w:tabs>
              <w:tab w:val="right" w:leader="dot" w:pos="8828"/>
            </w:tabs>
            <w:rPr>
              <w:rFonts w:asciiTheme="minorHAnsi" w:eastAsiaTheme="minorEastAsia" w:hAnsiTheme="minorHAnsi"/>
              <w:noProof/>
              <w:sz w:val="22"/>
              <w:lang w:eastAsia="es-ES"/>
            </w:rPr>
          </w:pPr>
          <w:hyperlink w:anchor="_Toc513531506" w:history="1">
            <w:r w:rsidR="004A120B" w:rsidRPr="006E62AA">
              <w:rPr>
                <w:rStyle w:val="Hipervnculo"/>
                <w:noProof/>
              </w:rPr>
              <w:t>2.6 Indexación única</w:t>
            </w:r>
            <w:r w:rsidR="004A120B">
              <w:rPr>
                <w:noProof/>
                <w:webHidden/>
              </w:rPr>
              <w:tab/>
            </w:r>
            <w:r w:rsidR="004A120B">
              <w:rPr>
                <w:noProof/>
                <w:webHidden/>
              </w:rPr>
              <w:fldChar w:fldCharType="begin"/>
            </w:r>
            <w:r w:rsidR="004A120B">
              <w:rPr>
                <w:noProof/>
                <w:webHidden/>
              </w:rPr>
              <w:instrText xml:space="preserve"> PAGEREF _Toc513531506 \h </w:instrText>
            </w:r>
            <w:r w:rsidR="004A120B">
              <w:rPr>
                <w:noProof/>
                <w:webHidden/>
              </w:rPr>
            </w:r>
            <w:r w:rsidR="004A120B">
              <w:rPr>
                <w:noProof/>
                <w:webHidden/>
              </w:rPr>
              <w:fldChar w:fldCharType="separate"/>
            </w:r>
            <w:r w:rsidR="004A120B">
              <w:rPr>
                <w:noProof/>
                <w:webHidden/>
              </w:rPr>
              <w:t>27</w:t>
            </w:r>
            <w:r w:rsidR="004A120B">
              <w:rPr>
                <w:noProof/>
                <w:webHidden/>
              </w:rPr>
              <w:fldChar w:fldCharType="end"/>
            </w:r>
          </w:hyperlink>
        </w:p>
        <w:p w:rsidR="004A120B" w:rsidRDefault="00060BE3">
          <w:pPr>
            <w:pStyle w:val="TDC4"/>
            <w:tabs>
              <w:tab w:val="right" w:leader="dot" w:pos="8828"/>
            </w:tabs>
            <w:rPr>
              <w:rFonts w:asciiTheme="minorHAnsi" w:hAnsiTheme="minorHAnsi"/>
              <w:noProof/>
              <w:sz w:val="22"/>
            </w:rPr>
          </w:pPr>
          <w:hyperlink w:anchor="_Toc513531507" w:history="1">
            <w:r w:rsidR="004A120B" w:rsidRPr="006E62AA">
              <w:rPr>
                <w:rStyle w:val="Hipervnculo"/>
                <w:noProof/>
              </w:rPr>
              <w:t>2.6.1 Identificador único universal (UUID)</w:t>
            </w:r>
            <w:r w:rsidR="004A120B">
              <w:rPr>
                <w:noProof/>
                <w:webHidden/>
              </w:rPr>
              <w:tab/>
            </w:r>
            <w:r w:rsidR="004A120B">
              <w:rPr>
                <w:noProof/>
                <w:webHidden/>
              </w:rPr>
              <w:fldChar w:fldCharType="begin"/>
            </w:r>
            <w:r w:rsidR="004A120B">
              <w:rPr>
                <w:noProof/>
                <w:webHidden/>
              </w:rPr>
              <w:instrText xml:space="preserve"> PAGEREF _Toc513531507 \h </w:instrText>
            </w:r>
            <w:r w:rsidR="004A120B">
              <w:rPr>
                <w:noProof/>
                <w:webHidden/>
              </w:rPr>
            </w:r>
            <w:r w:rsidR="004A120B">
              <w:rPr>
                <w:noProof/>
                <w:webHidden/>
              </w:rPr>
              <w:fldChar w:fldCharType="separate"/>
            </w:r>
            <w:r w:rsidR="004A120B">
              <w:rPr>
                <w:noProof/>
                <w:webHidden/>
              </w:rPr>
              <w:t>27</w:t>
            </w:r>
            <w:r w:rsidR="004A120B">
              <w:rPr>
                <w:noProof/>
                <w:webHidden/>
              </w:rPr>
              <w:fldChar w:fldCharType="end"/>
            </w:r>
          </w:hyperlink>
        </w:p>
        <w:p w:rsidR="004A120B" w:rsidRDefault="00060BE3">
          <w:pPr>
            <w:pStyle w:val="TDC4"/>
            <w:tabs>
              <w:tab w:val="right" w:leader="dot" w:pos="8828"/>
            </w:tabs>
            <w:rPr>
              <w:rFonts w:asciiTheme="minorHAnsi" w:hAnsiTheme="minorHAnsi"/>
              <w:noProof/>
              <w:sz w:val="22"/>
            </w:rPr>
          </w:pPr>
          <w:hyperlink w:anchor="_Toc513531508" w:history="1">
            <w:r w:rsidR="004A120B" w:rsidRPr="006E62AA">
              <w:rPr>
                <w:rStyle w:val="Hipervnculo"/>
                <w:noProof/>
              </w:rPr>
              <w:t>2.6.2 Códigos de respuesta rápida (QR)</w:t>
            </w:r>
            <w:r w:rsidR="004A120B">
              <w:rPr>
                <w:noProof/>
                <w:webHidden/>
              </w:rPr>
              <w:tab/>
            </w:r>
            <w:r w:rsidR="004A120B">
              <w:rPr>
                <w:noProof/>
                <w:webHidden/>
              </w:rPr>
              <w:fldChar w:fldCharType="begin"/>
            </w:r>
            <w:r w:rsidR="004A120B">
              <w:rPr>
                <w:noProof/>
                <w:webHidden/>
              </w:rPr>
              <w:instrText xml:space="preserve"> PAGEREF _Toc513531508 \h </w:instrText>
            </w:r>
            <w:r w:rsidR="004A120B">
              <w:rPr>
                <w:noProof/>
                <w:webHidden/>
              </w:rPr>
            </w:r>
            <w:r w:rsidR="004A120B">
              <w:rPr>
                <w:noProof/>
                <w:webHidden/>
              </w:rPr>
              <w:fldChar w:fldCharType="separate"/>
            </w:r>
            <w:r w:rsidR="004A120B">
              <w:rPr>
                <w:noProof/>
                <w:webHidden/>
              </w:rPr>
              <w:t>28</w:t>
            </w:r>
            <w:r w:rsidR="004A120B">
              <w:rPr>
                <w:noProof/>
                <w:webHidden/>
              </w:rPr>
              <w:fldChar w:fldCharType="end"/>
            </w:r>
          </w:hyperlink>
        </w:p>
        <w:p w:rsidR="004A120B" w:rsidRDefault="00060BE3">
          <w:pPr>
            <w:pStyle w:val="TDC3"/>
            <w:tabs>
              <w:tab w:val="right" w:leader="dot" w:pos="8828"/>
            </w:tabs>
            <w:rPr>
              <w:rFonts w:asciiTheme="minorHAnsi" w:eastAsiaTheme="minorEastAsia" w:hAnsiTheme="minorHAnsi"/>
              <w:noProof/>
              <w:sz w:val="22"/>
              <w:lang w:eastAsia="es-ES"/>
            </w:rPr>
          </w:pPr>
          <w:hyperlink w:anchor="_Toc513531509" w:history="1">
            <w:r w:rsidR="004A120B" w:rsidRPr="006E62AA">
              <w:rPr>
                <w:rStyle w:val="Hipervnculo"/>
                <w:noProof/>
              </w:rPr>
              <w:t>2.7 Lenguajes de programación</w:t>
            </w:r>
            <w:r w:rsidR="004A120B">
              <w:rPr>
                <w:noProof/>
                <w:webHidden/>
              </w:rPr>
              <w:tab/>
            </w:r>
            <w:r w:rsidR="004A120B">
              <w:rPr>
                <w:noProof/>
                <w:webHidden/>
              </w:rPr>
              <w:fldChar w:fldCharType="begin"/>
            </w:r>
            <w:r w:rsidR="004A120B">
              <w:rPr>
                <w:noProof/>
                <w:webHidden/>
              </w:rPr>
              <w:instrText xml:space="preserve"> PAGEREF _Toc513531509 \h </w:instrText>
            </w:r>
            <w:r w:rsidR="004A120B">
              <w:rPr>
                <w:noProof/>
                <w:webHidden/>
              </w:rPr>
            </w:r>
            <w:r w:rsidR="004A120B">
              <w:rPr>
                <w:noProof/>
                <w:webHidden/>
              </w:rPr>
              <w:fldChar w:fldCharType="separate"/>
            </w:r>
            <w:r w:rsidR="004A120B">
              <w:rPr>
                <w:noProof/>
                <w:webHidden/>
              </w:rPr>
              <w:t>28</w:t>
            </w:r>
            <w:r w:rsidR="004A120B">
              <w:rPr>
                <w:noProof/>
                <w:webHidden/>
              </w:rPr>
              <w:fldChar w:fldCharType="end"/>
            </w:r>
          </w:hyperlink>
        </w:p>
        <w:p w:rsidR="004A120B" w:rsidRDefault="00060BE3">
          <w:pPr>
            <w:pStyle w:val="TDC4"/>
            <w:tabs>
              <w:tab w:val="right" w:leader="dot" w:pos="8828"/>
            </w:tabs>
            <w:rPr>
              <w:rFonts w:asciiTheme="minorHAnsi" w:hAnsiTheme="minorHAnsi"/>
              <w:noProof/>
              <w:sz w:val="22"/>
            </w:rPr>
          </w:pPr>
          <w:hyperlink w:anchor="_Toc513531510" w:history="1">
            <w:r w:rsidR="004A120B" w:rsidRPr="006E62AA">
              <w:rPr>
                <w:rStyle w:val="Hipervnculo"/>
                <w:noProof/>
              </w:rPr>
              <w:t>2.7.1 C Sharp (C#)</w:t>
            </w:r>
            <w:r w:rsidR="004A120B">
              <w:rPr>
                <w:noProof/>
                <w:webHidden/>
              </w:rPr>
              <w:tab/>
            </w:r>
            <w:r w:rsidR="004A120B">
              <w:rPr>
                <w:noProof/>
                <w:webHidden/>
              </w:rPr>
              <w:fldChar w:fldCharType="begin"/>
            </w:r>
            <w:r w:rsidR="004A120B">
              <w:rPr>
                <w:noProof/>
                <w:webHidden/>
              </w:rPr>
              <w:instrText xml:space="preserve"> PAGEREF _Toc513531510 \h </w:instrText>
            </w:r>
            <w:r w:rsidR="004A120B">
              <w:rPr>
                <w:noProof/>
                <w:webHidden/>
              </w:rPr>
            </w:r>
            <w:r w:rsidR="004A120B">
              <w:rPr>
                <w:noProof/>
                <w:webHidden/>
              </w:rPr>
              <w:fldChar w:fldCharType="separate"/>
            </w:r>
            <w:r w:rsidR="004A120B">
              <w:rPr>
                <w:noProof/>
                <w:webHidden/>
              </w:rPr>
              <w:t>28</w:t>
            </w:r>
            <w:r w:rsidR="004A120B">
              <w:rPr>
                <w:noProof/>
                <w:webHidden/>
              </w:rPr>
              <w:fldChar w:fldCharType="end"/>
            </w:r>
          </w:hyperlink>
        </w:p>
        <w:p w:rsidR="004A120B" w:rsidRDefault="00060BE3">
          <w:pPr>
            <w:pStyle w:val="TDC4"/>
            <w:tabs>
              <w:tab w:val="right" w:leader="dot" w:pos="8828"/>
            </w:tabs>
            <w:rPr>
              <w:rFonts w:asciiTheme="minorHAnsi" w:hAnsiTheme="minorHAnsi"/>
              <w:noProof/>
              <w:sz w:val="22"/>
            </w:rPr>
          </w:pPr>
          <w:hyperlink w:anchor="_Toc513531511" w:history="1">
            <w:r w:rsidR="004A120B" w:rsidRPr="006E62AA">
              <w:rPr>
                <w:rStyle w:val="Hipervnculo"/>
                <w:noProof/>
              </w:rPr>
              <w:t>2.7.2 JavaScript</w:t>
            </w:r>
            <w:r w:rsidR="004A120B">
              <w:rPr>
                <w:noProof/>
                <w:webHidden/>
              </w:rPr>
              <w:tab/>
            </w:r>
            <w:r w:rsidR="004A120B">
              <w:rPr>
                <w:noProof/>
                <w:webHidden/>
              </w:rPr>
              <w:fldChar w:fldCharType="begin"/>
            </w:r>
            <w:r w:rsidR="004A120B">
              <w:rPr>
                <w:noProof/>
                <w:webHidden/>
              </w:rPr>
              <w:instrText xml:space="preserve"> PAGEREF _Toc513531511 \h </w:instrText>
            </w:r>
            <w:r w:rsidR="004A120B">
              <w:rPr>
                <w:noProof/>
                <w:webHidden/>
              </w:rPr>
            </w:r>
            <w:r w:rsidR="004A120B">
              <w:rPr>
                <w:noProof/>
                <w:webHidden/>
              </w:rPr>
              <w:fldChar w:fldCharType="separate"/>
            </w:r>
            <w:r w:rsidR="004A120B">
              <w:rPr>
                <w:noProof/>
                <w:webHidden/>
              </w:rPr>
              <w:t>29</w:t>
            </w:r>
            <w:r w:rsidR="004A120B">
              <w:rPr>
                <w:noProof/>
                <w:webHidden/>
              </w:rPr>
              <w:fldChar w:fldCharType="end"/>
            </w:r>
          </w:hyperlink>
        </w:p>
        <w:p w:rsidR="004A120B" w:rsidRDefault="00060BE3">
          <w:pPr>
            <w:pStyle w:val="TDC4"/>
            <w:tabs>
              <w:tab w:val="right" w:leader="dot" w:pos="8828"/>
            </w:tabs>
            <w:rPr>
              <w:rFonts w:asciiTheme="minorHAnsi" w:hAnsiTheme="minorHAnsi"/>
              <w:noProof/>
              <w:sz w:val="22"/>
            </w:rPr>
          </w:pPr>
          <w:hyperlink w:anchor="_Toc513531512" w:history="1">
            <w:r w:rsidR="004A120B" w:rsidRPr="006E62AA">
              <w:rPr>
                <w:rStyle w:val="Hipervnculo"/>
                <w:noProof/>
              </w:rPr>
              <w:t>2.7.3 Conclusión</w:t>
            </w:r>
            <w:r w:rsidR="004A120B">
              <w:rPr>
                <w:noProof/>
                <w:webHidden/>
              </w:rPr>
              <w:tab/>
            </w:r>
            <w:r w:rsidR="004A120B">
              <w:rPr>
                <w:noProof/>
                <w:webHidden/>
              </w:rPr>
              <w:fldChar w:fldCharType="begin"/>
            </w:r>
            <w:r w:rsidR="004A120B">
              <w:rPr>
                <w:noProof/>
                <w:webHidden/>
              </w:rPr>
              <w:instrText xml:space="preserve"> PAGEREF _Toc513531512 \h </w:instrText>
            </w:r>
            <w:r w:rsidR="004A120B">
              <w:rPr>
                <w:noProof/>
                <w:webHidden/>
              </w:rPr>
            </w:r>
            <w:r w:rsidR="004A120B">
              <w:rPr>
                <w:noProof/>
                <w:webHidden/>
              </w:rPr>
              <w:fldChar w:fldCharType="separate"/>
            </w:r>
            <w:r w:rsidR="004A120B">
              <w:rPr>
                <w:noProof/>
                <w:webHidden/>
              </w:rPr>
              <w:t>29</w:t>
            </w:r>
            <w:r w:rsidR="004A120B">
              <w:rPr>
                <w:noProof/>
                <w:webHidden/>
              </w:rPr>
              <w:fldChar w:fldCharType="end"/>
            </w:r>
          </w:hyperlink>
        </w:p>
        <w:p w:rsidR="004A120B" w:rsidRDefault="00060BE3">
          <w:pPr>
            <w:pStyle w:val="TDC4"/>
            <w:tabs>
              <w:tab w:val="right" w:leader="dot" w:pos="8828"/>
            </w:tabs>
            <w:rPr>
              <w:rFonts w:asciiTheme="minorHAnsi" w:hAnsiTheme="minorHAnsi"/>
              <w:noProof/>
              <w:sz w:val="22"/>
            </w:rPr>
          </w:pPr>
          <w:hyperlink w:anchor="_Toc513531513" w:history="1">
            <w:r w:rsidR="004A120B" w:rsidRPr="006E62AA">
              <w:rPr>
                <w:rStyle w:val="Hipervnculo"/>
                <w:noProof/>
              </w:rPr>
              <w:t>2.7.4 Elección del lenguaje de programación</w:t>
            </w:r>
            <w:r w:rsidR="004A120B">
              <w:rPr>
                <w:noProof/>
                <w:webHidden/>
              </w:rPr>
              <w:tab/>
            </w:r>
            <w:r w:rsidR="004A120B">
              <w:rPr>
                <w:noProof/>
                <w:webHidden/>
              </w:rPr>
              <w:fldChar w:fldCharType="begin"/>
            </w:r>
            <w:r w:rsidR="004A120B">
              <w:rPr>
                <w:noProof/>
                <w:webHidden/>
              </w:rPr>
              <w:instrText xml:space="preserve"> PAGEREF _Toc513531513 \h </w:instrText>
            </w:r>
            <w:r w:rsidR="004A120B">
              <w:rPr>
                <w:noProof/>
                <w:webHidden/>
              </w:rPr>
            </w:r>
            <w:r w:rsidR="004A120B">
              <w:rPr>
                <w:noProof/>
                <w:webHidden/>
              </w:rPr>
              <w:fldChar w:fldCharType="separate"/>
            </w:r>
            <w:r w:rsidR="004A120B">
              <w:rPr>
                <w:noProof/>
                <w:webHidden/>
              </w:rPr>
              <w:t>29</w:t>
            </w:r>
            <w:r w:rsidR="004A120B">
              <w:rPr>
                <w:noProof/>
                <w:webHidden/>
              </w:rPr>
              <w:fldChar w:fldCharType="end"/>
            </w:r>
          </w:hyperlink>
        </w:p>
        <w:p w:rsidR="004A120B" w:rsidRDefault="00060BE3">
          <w:pPr>
            <w:pStyle w:val="TDC3"/>
            <w:tabs>
              <w:tab w:val="right" w:leader="dot" w:pos="8828"/>
            </w:tabs>
            <w:rPr>
              <w:rFonts w:asciiTheme="minorHAnsi" w:eastAsiaTheme="minorEastAsia" w:hAnsiTheme="minorHAnsi"/>
              <w:noProof/>
              <w:sz w:val="22"/>
              <w:lang w:eastAsia="es-ES"/>
            </w:rPr>
          </w:pPr>
          <w:hyperlink w:anchor="_Toc513531514" w:history="1">
            <w:r w:rsidR="004A120B" w:rsidRPr="006E62AA">
              <w:rPr>
                <w:rStyle w:val="Hipervnculo"/>
                <w:noProof/>
              </w:rPr>
              <w:t>2.8 Calidad del software</w:t>
            </w:r>
            <w:r w:rsidR="004A120B">
              <w:rPr>
                <w:noProof/>
                <w:webHidden/>
              </w:rPr>
              <w:tab/>
            </w:r>
            <w:r w:rsidR="004A120B">
              <w:rPr>
                <w:noProof/>
                <w:webHidden/>
              </w:rPr>
              <w:fldChar w:fldCharType="begin"/>
            </w:r>
            <w:r w:rsidR="004A120B">
              <w:rPr>
                <w:noProof/>
                <w:webHidden/>
              </w:rPr>
              <w:instrText xml:space="preserve"> PAGEREF _Toc513531514 \h </w:instrText>
            </w:r>
            <w:r w:rsidR="004A120B">
              <w:rPr>
                <w:noProof/>
                <w:webHidden/>
              </w:rPr>
            </w:r>
            <w:r w:rsidR="004A120B">
              <w:rPr>
                <w:noProof/>
                <w:webHidden/>
              </w:rPr>
              <w:fldChar w:fldCharType="separate"/>
            </w:r>
            <w:r w:rsidR="004A120B">
              <w:rPr>
                <w:noProof/>
                <w:webHidden/>
              </w:rPr>
              <w:t>29</w:t>
            </w:r>
            <w:r w:rsidR="004A120B">
              <w:rPr>
                <w:noProof/>
                <w:webHidden/>
              </w:rPr>
              <w:fldChar w:fldCharType="end"/>
            </w:r>
          </w:hyperlink>
        </w:p>
        <w:p w:rsidR="004A120B" w:rsidRDefault="00060BE3">
          <w:pPr>
            <w:pStyle w:val="TDC4"/>
            <w:tabs>
              <w:tab w:val="right" w:leader="dot" w:pos="8828"/>
            </w:tabs>
            <w:rPr>
              <w:rFonts w:asciiTheme="minorHAnsi" w:hAnsiTheme="minorHAnsi"/>
              <w:noProof/>
              <w:sz w:val="22"/>
            </w:rPr>
          </w:pPr>
          <w:hyperlink w:anchor="_Toc513531515" w:history="1">
            <w:r w:rsidR="004A120B" w:rsidRPr="006E62AA">
              <w:rPr>
                <w:rStyle w:val="Hipervnculo"/>
                <w:noProof/>
              </w:rPr>
              <w:t>2.8.1 Usabilidad</w:t>
            </w:r>
            <w:r w:rsidR="004A120B">
              <w:rPr>
                <w:noProof/>
                <w:webHidden/>
              </w:rPr>
              <w:tab/>
            </w:r>
            <w:r w:rsidR="004A120B">
              <w:rPr>
                <w:noProof/>
                <w:webHidden/>
              </w:rPr>
              <w:fldChar w:fldCharType="begin"/>
            </w:r>
            <w:r w:rsidR="004A120B">
              <w:rPr>
                <w:noProof/>
                <w:webHidden/>
              </w:rPr>
              <w:instrText xml:space="preserve"> PAGEREF _Toc513531515 \h </w:instrText>
            </w:r>
            <w:r w:rsidR="004A120B">
              <w:rPr>
                <w:noProof/>
                <w:webHidden/>
              </w:rPr>
            </w:r>
            <w:r w:rsidR="004A120B">
              <w:rPr>
                <w:noProof/>
                <w:webHidden/>
              </w:rPr>
              <w:fldChar w:fldCharType="separate"/>
            </w:r>
            <w:r w:rsidR="004A120B">
              <w:rPr>
                <w:noProof/>
                <w:webHidden/>
              </w:rPr>
              <w:t>30</w:t>
            </w:r>
            <w:r w:rsidR="004A120B">
              <w:rPr>
                <w:noProof/>
                <w:webHidden/>
              </w:rPr>
              <w:fldChar w:fldCharType="end"/>
            </w:r>
          </w:hyperlink>
        </w:p>
        <w:p w:rsidR="004A120B" w:rsidRDefault="00060BE3">
          <w:pPr>
            <w:pStyle w:val="TDC4"/>
            <w:tabs>
              <w:tab w:val="right" w:leader="dot" w:pos="8828"/>
            </w:tabs>
            <w:rPr>
              <w:rFonts w:asciiTheme="minorHAnsi" w:hAnsiTheme="minorHAnsi"/>
              <w:noProof/>
              <w:sz w:val="22"/>
            </w:rPr>
          </w:pPr>
          <w:hyperlink w:anchor="_Toc513531516" w:history="1">
            <w:r w:rsidR="004A120B" w:rsidRPr="006E62AA">
              <w:rPr>
                <w:rStyle w:val="Hipervnculo"/>
                <w:noProof/>
              </w:rPr>
              <w:t>2.8.2 Seguridad del sistema</w:t>
            </w:r>
            <w:r w:rsidR="004A120B">
              <w:rPr>
                <w:noProof/>
                <w:webHidden/>
              </w:rPr>
              <w:tab/>
            </w:r>
            <w:r w:rsidR="004A120B">
              <w:rPr>
                <w:noProof/>
                <w:webHidden/>
              </w:rPr>
              <w:fldChar w:fldCharType="begin"/>
            </w:r>
            <w:r w:rsidR="004A120B">
              <w:rPr>
                <w:noProof/>
                <w:webHidden/>
              </w:rPr>
              <w:instrText xml:space="preserve"> PAGEREF _Toc513531516 \h </w:instrText>
            </w:r>
            <w:r w:rsidR="004A120B">
              <w:rPr>
                <w:noProof/>
                <w:webHidden/>
              </w:rPr>
            </w:r>
            <w:r w:rsidR="004A120B">
              <w:rPr>
                <w:noProof/>
                <w:webHidden/>
              </w:rPr>
              <w:fldChar w:fldCharType="separate"/>
            </w:r>
            <w:r w:rsidR="004A120B">
              <w:rPr>
                <w:noProof/>
                <w:webHidden/>
              </w:rPr>
              <w:t>30</w:t>
            </w:r>
            <w:r w:rsidR="004A120B">
              <w:rPr>
                <w:noProof/>
                <w:webHidden/>
              </w:rPr>
              <w:fldChar w:fldCharType="end"/>
            </w:r>
          </w:hyperlink>
        </w:p>
        <w:p w:rsidR="004A120B" w:rsidRDefault="00060BE3">
          <w:pPr>
            <w:pStyle w:val="TDC4"/>
            <w:tabs>
              <w:tab w:val="right" w:leader="dot" w:pos="8828"/>
            </w:tabs>
            <w:rPr>
              <w:rFonts w:asciiTheme="minorHAnsi" w:hAnsiTheme="minorHAnsi"/>
              <w:noProof/>
              <w:sz w:val="22"/>
            </w:rPr>
          </w:pPr>
          <w:hyperlink w:anchor="_Toc513531517" w:history="1">
            <w:r w:rsidR="004A120B" w:rsidRPr="006E62AA">
              <w:rPr>
                <w:rStyle w:val="Hipervnculo"/>
                <w:noProof/>
              </w:rPr>
              <w:t>2.8.3 Pruebas unitarias</w:t>
            </w:r>
            <w:r w:rsidR="004A120B">
              <w:rPr>
                <w:noProof/>
                <w:webHidden/>
              </w:rPr>
              <w:tab/>
            </w:r>
            <w:r w:rsidR="004A120B">
              <w:rPr>
                <w:noProof/>
                <w:webHidden/>
              </w:rPr>
              <w:fldChar w:fldCharType="begin"/>
            </w:r>
            <w:r w:rsidR="004A120B">
              <w:rPr>
                <w:noProof/>
                <w:webHidden/>
              </w:rPr>
              <w:instrText xml:space="preserve"> PAGEREF _Toc513531517 \h </w:instrText>
            </w:r>
            <w:r w:rsidR="004A120B">
              <w:rPr>
                <w:noProof/>
                <w:webHidden/>
              </w:rPr>
            </w:r>
            <w:r w:rsidR="004A120B">
              <w:rPr>
                <w:noProof/>
                <w:webHidden/>
              </w:rPr>
              <w:fldChar w:fldCharType="separate"/>
            </w:r>
            <w:r w:rsidR="004A120B">
              <w:rPr>
                <w:noProof/>
                <w:webHidden/>
              </w:rPr>
              <w:t>32</w:t>
            </w:r>
            <w:r w:rsidR="004A120B">
              <w:rPr>
                <w:noProof/>
                <w:webHidden/>
              </w:rPr>
              <w:fldChar w:fldCharType="end"/>
            </w:r>
          </w:hyperlink>
        </w:p>
        <w:p w:rsidR="004A120B" w:rsidRDefault="00060BE3">
          <w:pPr>
            <w:pStyle w:val="TDC1"/>
            <w:tabs>
              <w:tab w:val="right" w:leader="dot" w:pos="8828"/>
            </w:tabs>
            <w:rPr>
              <w:rFonts w:asciiTheme="minorHAnsi" w:eastAsiaTheme="minorEastAsia" w:hAnsiTheme="minorHAnsi"/>
              <w:noProof/>
              <w:sz w:val="22"/>
              <w:lang w:eastAsia="es-ES"/>
            </w:rPr>
          </w:pPr>
          <w:hyperlink w:anchor="_Toc513531518" w:history="1">
            <w:r w:rsidR="004A120B" w:rsidRPr="006E62AA">
              <w:rPr>
                <w:rStyle w:val="Hipervnculo"/>
                <w:noProof/>
              </w:rPr>
              <w:t>3 CAPÍTULO</w:t>
            </w:r>
            <w:r w:rsidR="004A120B">
              <w:rPr>
                <w:noProof/>
                <w:webHidden/>
              </w:rPr>
              <w:tab/>
            </w:r>
            <w:r w:rsidR="004A120B">
              <w:rPr>
                <w:noProof/>
                <w:webHidden/>
              </w:rPr>
              <w:fldChar w:fldCharType="begin"/>
            </w:r>
            <w:r w:rsidR="004A120B">
              <w:rPr>
                <w:noProof/>
                <w:webHidden/>
              </w:rPr>
              <w:instrText xml:space="preserve"> PAGEREF _Toc513531518 \h </w:instrText>
            </w:r>
            <w:r w:rsidR="004A120B">
              <w:rPr>
                <w:noProof/>
                <w:webHidden/>
              </w:rPr>
            </w:r>
            <w:r w:rsidR="004A120B">
              <w:rPr>
                <w:noProof/>
                <w:webHidden/>
              </w:rPr>
              <w:fldChar w:fldCharType="separate"/>
            </w:r>
            <w:r w:rsidR="004A120B">
              <w:rPr>
                <w:noProof/>
                <w:webHidden/>
              </w:rPr>
              <w:t>34</w:t>
            </w:r>
            <w:r w:rsidR="004A120B">
              <w:rPr>
                <w:noProof/>
                <w:webHidden/>
              </w:rPr>
              <w:fldChar w:fldCharType="end"/>
            </w:r>
          </w:hyperlink>
        </w:p>
        <w:p w:rsidR="004A120B" w:rsidRDefault="00060BE3">
          <w:pPr>
            <w:pStyle w:val="TDC2"/>
            <w:tabs>
              <w:tab w:val="right" w:leader="dot" w:pos="8828"/>
            </w:tabs>
            <w:rPr>
              <w:rFonts w:asciiTheme="minorHAnsi" w:eastAsiaTheme="minorEastAsia" w:hAnsiTheme="minorHAnsi"/>
              <w:noProof/>
              <w:sz w:val="22"/>
              <w:lang w:eastAsia="es-ES"/>
            </w:rPr>
          </w:pPr>
          <w:hyperlink w:anchor="_Toc513531519" w:history="1">
            <w:r w:rsidR="004A120B" w:rsidRPr="006E62AA">
              <w:rPr>
                <w:rStyle w:val="Hipervnculo"/>
                <w:noProof/>
              </w:rPr>
              <w:t>MARCO PRÁCTICO</w:t>
            </w:r>
            <w:r w:rsidR="004A120B">
              <w:rPr>
                <w:noProof/>
                <w:webHidden/>
              </w:rPr>
              <w:tab/>
            </w:r>
            <w:r w:rsidR="004A120B">
              <w:rPr>
                <w:noProof/>
                <w:webHidden/>
              </w:rPr>
              <w:fldChar w:fldCharType="begin"/>
            </w:r>
            <w:r w:rsidR="004A120B">
              <w:rPr>
                <w:noProof/>
                <w:webHidden/>
              </w:rPr>
              <w:instrText xml:space="preserve"> PAGEREF _Toc513531519 \h </w:instrText>
            </w:r>
            <w:r w:rsidR="004A120B">
              <w:rPr>
                <w:noProof/>
                <w:webHidden/>
              </w:rPr>
            </w:r>
            <w:r w:rsidR="004A120B">
              <w:rPr>
                <w:noProof/>
                <w:webHidden/>
              </w:rPr>
              <w:fldChar w:fldCharType="separate"/>
            </w:r>
            <w:r w:rsidR="004A120B">
              <w:rPr>
                <w:noProof/>
                <w:webHidden/>
              </w:rPr>
              <w:t>34</w:t>
            </w:r>
            <w:r w:rsidR="004A120B">
              <w:rPr>
                <w:noProof/>
                <w:webHidden/>
              </w:rPr>
              <w:fldChar w:fldCharType="end"/>
            </w:r>
          </w:hyperlink>
        </w:p>
        <w:p w:rsidR="004A120B" w:rsidRDefault="00060BE3">
          <w:pPr>
            <w:pStyle w:val="TDC3"/>
            <w:tabs>
              <w:tab w:val="right" w:leader="dot" w:pos="8828"/>
            </w:tabs>
            <w:rPr>
              <w:rFonts w:asciiTheme="minorHAnsi" w:eastAsiaTheme="minorEastAsia" w:hAnsiTheme="minorHAnsi"/>
              <w:noProof/>
              <w:sz w:val="22"/>
              <w:lang w:eastAsia="es-ES"/>
            </w:rPr>
          </w:pPr>
          <w:hyperlink w:anchor="_Toc513531520" w:history="1">
            <w:r w:rsidR="004A120B" w:rsidRPr="006E62AA">
              <w:rPr>
                <w:rStyle w:val="Hipervnculo"/>
                <w:noProof/>
              </w:rPr>
              <w:t>3.1 Diseño del modelo actual</w:t>
            </w:r>
            <w:r w:rsidR="004A120B">
              <w:rPr>
                <w:noProof/>
                <w:webHidden/>
              </w:rPr>
              <w:tab/>
            </w:r>
            <w:r w:rsidR="004A120B">
              <w:rPr>
                <w:noProof/>
                <w:webHidden/>
              </w:rPr>
              <w:fldChar w:fldCharType="begin"/>
            </w:r>
            <w:r w:rsidR="004A120B">
              <w:rPr>
                <w:noProof/>
                <w:webHidden/>
              </w:rPr>
              <w:instrText xml:space="preserve"> PAGEREF _Toc513531520 \h </w:instrText>
            </w:r>
            <w:r w:rsidR="004A120B">
              <w:rPr>
                <w:noProof/>
                <w:webHidden/>
              </w:rPr>
            </w:r>
            <w:r w:rsidR="004A120B">
              <w:rPr>
                <w:noProof/>
                <w:webHidden/>
              </w:rPr>
              <w:fldChar w:fldCharType="separate"/>
            </w:r>
            <w:r w:rsidR="004A120B">
              <w:rPr>
                <w:noProof/>
                <w:webHidden/>
              </w:rPr>
              <w:t>34</w:t>
            </w:r>
            <w:r w:rsidR="004A120B">
              <w:rPr>
                <w:noProof/>
                <w:webHidden/>
              </w:rPr>
              <w:fldChar w:fldCharType="end"/>
            </w:r>
          </w:hyperlink>
        </w:p>
        <w:p w:rsidR="004A120B" w:rsidRDefault="00060BE3">
          <w:pPr>
            <w:pStyle w:val="TDC3"/>
            <w:tabs>
              <w:tab w:val="right" w:leader="dot" w:pos="8828"/>
            </w:tabs>
            <w:rPr>
              <w:rFonts w:asciiTheme="minorHAnsi" w:eastAsiaTheme="minorEastAsia" w:hAnsiTheme="minorHAnsi"/>
              <w:noProof/>
              <w:sz w:val="22"/>
              <w:lang w:eastAsia="es-ES"/>
            </w:rPr>
          </w:pPr>
          <w:hyperlink w:anchor="_Toc513531521" w:history="1">
            <w:r w:rsidR="004A120B" w:rsidRPr="006E62AA">
              <w:rPr>
                <w:rStyle w:val="Hipervnculo"/>
                <w:noProof/>
              </w:rPr>
              <w:t>3.2 Diseño del modelo alternativo</w:t>
            </w:r>
            <w:r w:rsidR="004A120B">
              <w:rPr>
                <w:noProof/>
                <w:webHidden/>
              </w:rPr>
              <w:tab/>
            </w:r>
            <w:r w:rsidR="004A120B">
              <w:rPr>
                <w:noProof/>
                <w:webHidden/>
              </w:rPr>
              <w:fldChar w:fldCharType="begin"/>
            </w:r>
            <w:r w:rsidR="004A120B">
              <w:rPr>
                <w:noProof/>
                <w:webHidden/>
              </w:rPr>
              <w:instrText xml:space="preserve"> PAGEREF _Toc513531521 \h </w:instrText>
            </w:r>
            <w:r w:rsidR="004A120B">
              <w:rPr>
                <w:noProof/>
                <w:webHidden/>
              </w:rPr>
            </w:r>
            <w:r w:rsidR="004A120B">
              <w:rPr>
                <w:noProof/>
                <w:webHidden/>
              </w:rPr>
              <w:fldChar w:fldCharType="separate"/>
            </w:r>
            <w:r w:rsidR="004A120B">
              <w:rPr>
                <w:noProof/>
                <w:webHidden/>
              </w:rPr>
              <w:t>40</w:t>
            </w:r>
            <w:r w:rsidR="004A120B">
              <w:rPr>
                <w:noProof/>
                <w:webHidden/>
              </w:rPr>
              <w:fldChar w:fldCharType="end"/>
            </w:r>
          </w:hyperlink>
        </w:p>
        <w:p w:rsidR="004A120B" w:rsidRDefault="00060BE3">
          <w:pPr>
            <w:pStyle w:val="TDC3"/>
            <w:tabs>
              <w:tab w:val="right" w:leader="dot" w:pos="8828"/>
            </w:tabs>
            <w:rPr>
              <w:rFonts w:asciiTheme="minorHAnsi" w:eastAsiaTheme="minorEastAsia" w:hAnsiTheme="minorHAnsi"/>
              <w:noProof/>
              <w:sz w:val="22"/>
              <w:lang w:eastAsia="es-ES"/>
            </w:rPr>
          </w:pPr>
          <w:hyperlink w:anchor="_Toc513531522" w:history="1">
            <w:r w:rsidR="004A120B" w:rsidRPr="006E62AA">
              <w:rPr>
                <w:rStyle w:val="Hipervnculo"/>
                <w:noProof/>
              </w:rPr>
              <w:t>3.3 Arquitectura del sistema</w:t>
            </w:r>
            <w:r w:rsidR="004A120B">
              <w:rPr>
                <w:noProof/>
                <w:webHidden/>
              </w:rPr>
              <w:tab/>
            </w:r>
            <w:r w:rsidR="004A120B">
              <w:rPr>
                <w:noProof/>
                <w:webHidden/>
              </w:rPr>
              <w:fldChar w:fldCharType="begin"/>
            </w:r>
            <w:r w:rsidR="004A120B">
              <w:rPr>
                <w:noProof/>
                <w:webHidden/>
              </w:rPr>
              <w:instrText xml:space="preserve"> PAGEREF _Toc513531522 \h </w:instrText>
            </w:r>
            <w:r w:rsidR="004A120B">
              <w:rPr>
                <w:noProof/>
                <w:webHidden/>
              </w:rPr>
            </w:r>
            <w:r w:rsidR="004A120B">
              <w:rPr>
                <w:noProof/>
                <w:webHidden/>
              </w:rPr>
              <w:fldChar w:fldCharType="separate"/>
            </w:r>
            <w:r w:rsidR="004A120B">
              <w:rPr>
                <w:noProof/>
                <w:webHidden/>
              </w:rPr>
              <w:t>45</w:t>
            </w:r>
            <w:r w:rsidR="004A120B">
              <w:rPr>
                <w:noProof/>
                <w:webHidden/>
              </w:rPr>
              <w:fldChar w:fldCharType="end"/>
            </w:r>
          </w:hyperlink>
        </w:p>
        <w:p w:rsidR="004A120B" w:rsidRDefault="00060BE3">
          <w:pPr>
            <w:pStyle w:val="TDC4"/>
            <w:tabs>
              <w:tab w:val="right" w:leader="dot" w:pos="8828"/>
            </w:tabs>
            <w:rPr>
              <w:rFonts w:asciiTheme="minorHAnsi" w:hAnsiTheme="minorHAnsi"/>
              <w:noProof/>
              <w:sz w:val="22"/>
            </w:rPr>
          </w:pPr>
          <w:hyperlink w:anchor="_Toc513531523" w:history="1">
            <w:r w:rsidR="004A120B" w:rsidRPr="006E62AA">
              <w:rPr>
                <w:rStyle w:val="Hipervnculo"/>
                <w:noProof/>
              </w:rPr>
              <w:t>3.3.1 Diseño de la arquitectura</w:t>
            </w:r>
            <w:r w:rsidR="004A120B">
              <w:rPr>
                <w:noProof/>
                <w:webHidden/>
              </w:rPr>
              <w:tab/>
            </w:r>
            <w:r w:rsidR="004A120B">
              <w:rPr>
                <w:noProof/>
                <w:webHidden/>
              </w:rPr>
              <w:fldChar w:fldCharType="begin"/>
            </w:r>
            <w:r w:rsidR="004A120B">
              <w:rPr>
                <w:noProof/>
                <w:webHidden/>
              </w:rPr>
              <w:instrText xml:space="preserve"> PAGEREF _Toc513531523 \h </w:instrText>
            </w:r>
            <w:r w:rsidR="004A120B">
              <w:rPr>
                <w:noProof/>
                <w:webHidden/>
              </w:rPr>
            </w:r>
            <w:r w:rsidR="004A120B">
              <w:rPr>
                <w:noProof/>
                <w:webHidden/>
              </w:rPr>
              <w:fldChar w:fldCharType="separate"/>
            </w:r>
            <w:r w:rsidR="004A120B">
              <w:rPr>
                <w:noProof/>
                <w:webHidden/>
              </w:rPr>
              <w:t>45</w:t>
            </w:r>
            <w:r w:rsidR="004A120B">
              <w:rPr>
                <w:noProof/>
                <w:webHidden/>
              </w:rPr>
              <w:fldChar w:fldCharType="end"/>
            </w:r>
          </w:hyperlink>
        </w:p>
        <w:p w:rsidR="004A120B" w:rsidRDefault="00060BE3">
          <w:pPr>
            <w:pStyle w:val="TDC4"/>
            <w:tabs>
              <w:tab w:val="right" w:leader="dot" w:pos="8828"/>
            </w:tabs>
            <w:rPr>
              <w:rFonts w:asciiTheme="minorHAnsi" w:hAnsiTheme="minorHAnsi"/>
              <w:noProof/>
              <w:sz w:val="22"/>
            </w:rPr>
          </w:pPr>
          <w:hyperlink w:anchor="_Toc513531524" w:history="1">
            <w:r w:rsidR="004A120B" w:rsidRPr="006E62AA">
              <w:rPr>
                <w:rStyle w:val="Hipervnculo"/>
                <w:noProof/>
              </w:rPr>
              <w:t>"Sighart Klaus" REST Api:</w:t>
            </w:r>
            <w:r w:rsidR="004A120B">
              <w:rPr>
                <w:noProof/>
                <w:webHidden/>
              </w:rPr>
              <w:tab/>
            </w:r>
            <w:r w:rsidR="004A120B">
              <w:rPr>
                <w:noProof/>
                <w:webHidden/>
              </w:rPr>
              <w:fldChar w:fldCharType="begin"/>
            </w:r>
            <w:r w:rsidR="004A120B">
              <w:rPr>
                <w:noProof/>
                <w:webHidden/>
              </w:rPr>
              <w:instrText xml:space="preserve"> PAGEREF _Toc513531524 \h </w:instrText>
            </w:r>
            <w:r w:rsidR="004A120B">
              <w:rPr>
                <w:noProof/>
                <w:webHidden/>
              </w:rPr>
            </w:r>
            <w:r w:rsidR="004A120B">
              <w:rPr>
                <w:noProof/>
                <w:webHidden/>
              </w:rPr>
              <w:fldChar w:fldCharType="separate"/>
            </w:r>
            <w:r w:rsidR="004A120B">
              <w:rPr>
                <w:noProof/>
                <w:webHidden/>
              </w:rPr>
              <w:t>46</w:t>
            </w:r>
            <w:r w:rsidR="004A120B">
              <w:rPr>
                <w:noProof/>
                <w:webHidden/>
              </w:rPr>
              <w:fldChar w:fldCharType="end"/>
            </w:r>
          </w:hyperlink>
        </w:p>
        <w:p w:rsidR="004A120B" w:rsidRDefault="00060BE3">
          <w:pPr>
            <w:pStyle w:val="TDC4"/>
            <w:tabs>
              <w:tab w:val="right" w:leader="dot" w:pos="8828"/>
            </w:tabs>
            <w:rPr>
              <w:rFonts w:asciiTheme="minorHAnsi" w:hAnsiTheme="minorHAnsi"/>
              <w:noProof/>
              <w:sz w:val="22"/>
            </w:rPr>
          </w:pPr>
          <w:hyperlink w:anchor="_Toc513531525" w:history="1">
            <w:r w:rsidR="004A120B" w:rsidRPr="006E62AA">
              <w:rPr>
                <w:rStyle w:val="Hipervnculo"/>
                <w:noProof/>
              </w:rPr>
              <w:t>3.3.2 Diagrama de componentes del sistema Sighart Klauss</w:t>
            </w:r>
            <w:r w:rsidR="004A120B">
              <w:rPr>
                <w:noProof/>
                <w:webHidden/>
              </w:rPr>
              <w:tab/>
            </w:r>
            <w:r w:rsidR="004A120B">
              <w:rPr>
                <w:noProof/>
                <w:webHidden/>
              </w:rPr>
              <w:fldChar w:fldCharType="begin"/>
            </w:r>
            <w:r w:rsidR="004A120B">
              <w:rPr>
                <w:noProof/>
                <w:webHidden/>
              </w:rPr>
              <w:instrText xml:space="preserve"> PAGEREF _Toc513531525 \h </w:instrText>
            </w:r>
            <w:r w:rsidR="004A120B">
              <w:rPr>
                <w:noProof/>
                <w:webHidden/>
              </w:rPr>
            </w:r>
            <w:r w:rsidR="004A120B">
              <w:rPr>
                <w:noProof/>
                <w:webHidden/>
              </w:rPr>
              <w:fldChar w:fldCharType="separate"/>
            </w:r>
            <w:r w:rsidR="004A120B">
              <w:rPr>
                <w:noProof/>
                <w:webHidden/>
              </w:rPr>
              <w:t>48</w:t>
            </w:r>
            <w:r w:rsidR="004A120B">
              <w:rPr>
                <w:noProof/>
                <w:webHidden/>
              </w:rPr>
              <w:fldChar w:fldCharType="end"/>
            </w:r>
          </w:hyperlink>
        </w:p>
        <w:p w:rsidR="004A120B" w:rsidRDefault="00060BE3">
          <w:pPr>
            <w:pStyle w:val="TDC4"/>
            <w:tabs>
              <w:tab w:val="right" w:leader="dot" w:pos="8828"/>
            </w:tabs>
            <w:rPr>
              <w:rFonts w:asciiTheme="minorHAnsi" w:hAnsiTheme="minorHAnsi"/>
              <w:noProof/>
              <w:sz w:val="22"/>
            </w:rPr>
          </w:pPr>
          <w:hyperlink w:anchor="_Toc513531526" w:history="1">
            <w:r w:rsidR="004A120B" w:rsidRPr="006E62AA">
              <w:rPr>
                <w:rStyle w:val="Hipervnculo"/>
                <w:noProof/>
              </w:rPr>
              <w:t>3.3.3 Diagrama de casos de uso del sistema Sighart Klauss</w:t>
            </w:r>
            <w:r w:rsidR="004A120B">
              <w:rPr>
                <w:noProof/>
                <w:webHidden/>
              </w:rPr>
              <w:tab/>
            </w:r>
            <w:r w:rsidR="004A120B">
              <w:rPr>
                <w:noProof/>
                <w:webHidden/>
              </w:rPr>
              <w:fldChar w:fldCharType="begin"/>
            </w:r>
            <w:r w:rsidR="004A120B">
              <w:rPr>
                <w:noProof/>
                <w:webHidden/>
              </w:rPr>
              <w:instrText xml:space="preserve"> PAGEREF _Toc513531526 \h </w:instrText>
            </w:r>
            <w:r w:rsidR="004A120B">
              <w:rPr>
                <w:noProof/>
                <w:webHidden/>
              </w:rPr>
            </w:r>
            <w:r w:rsidR="004A120B">
              <w:rPr>
                <w:noProof/>
                <w:webHidden/>
              </w:rPr>
              <w:fldChar w:fldCharType="separate"/>
            </w:r>
            <w:r w:rsidR="004A120B">
              <w:rPr>
                <w:noProof/>
                <w:webHidden/>
              </w:rPr>
              <w:t>49</w:t>
            </w:r>
            <w:r w:rsidR="004A120B">
              <w:rPr>
                <w:noProof/>
                <w:webHidden/>
              </w:rPr>
              <w:fldChar w:fldCharType="end"/>
            </w:r>
          </w:hyperlink>
        </w:p>
        <w:p w:rsidR="004A120B" w:rsidRDefault="00060BE3">
          <w:pPr>
            <w:pStyle w:val="TDC3"/>
            <w:tabs>
              <w:tab w:val="right" w:leader="dot" w:pos="8828"/>
            </w:tabs>
            <w:rPr>
              <w:rFonts w:asciiTheme="minorHAnsi" w:eastAsiaTheme="minorEastAsia" w:hAnsiTheme="minorHAnsi"/>
              <w:noProof/>
              <w:sz w:val="22"/>
              <w:lang w:eastAsia="es-ES"/>
            </w:rPr>
          </w:pPr>
          <w:hyperlink w:anchor="_Toc513531527" w:history="1">
            <w:r w:rsidR="004A120B" w:rsidRPr="006E62AA">
              <w:rPr>
                <w:rStyle w:val="Hipervnculo"/>
                <w:noProof/>
              </w:rPr>
              <w:t>3.4 Adopción de la metodológica</w:t>
            </w:r>
            <w:r w:rsidR="004A120B">
              <w:rPr>
                <w:noProof/>
                <w:webHidden/>
              </w:rPr>
              <w:tab/>
            </w:r>
            <w:r w:rsidR="004A120B">
              <w:rPr>
                <w:noProof/>
                <w:webHidden/>
              </w:rPr>
              <w:fldChar w:fldCharType="begin"/>
            </w:r>
            <w:r w:rsidR="004A120B">
              <w:rPr>
                <w:noProof/>
                <w:webHidden/>
              </w:rPr>
              <w:instrText xml:space="preserve"> PAGEREF _Toc513531527 \h </w:instrText>
            </w:r>
            <w:r w:rsidR="004A120B">
              <w:rPr>
                <w:noProof/>
                <w:webHidden/>
              </w:rPr>
            </w:r>
            <w:r w:rsidR="004A120B">
              <w:rPr>
                <w:noProof/>
                <w:webHidden/>
              </w:rPr>
              <w:fldChar w:fldCharType="separate"/>
            </w:r>
            <w:r w:rsidR="004A120B">
              <w:rPr>
                <w:noProof/>
                <w:webHidden/>
              </w:rPr>
              <w:t>50</w:t>
            </w:r>
            <w:r w:rsidR="004A120B">
              <w:rPr>
                <w:noProof/>
                <w:webHidden/>
              </w:rPr>
              <w:fldChar w:fldCharType="end"/>
            </w:r>
          </w:hyperlink>
        </w:p>
        <w:p w:rsidR="004A120B" w:rsidRDefault="00060BE3">
          <w:pPr>
            <w:pStyle w:val="TDC4"/>
            <w:tabs>
              <w:tab w:val="right" w:leader="dot" w:pos="8828"/>
            </w:tabs>
            <w:rPr>
              <w:rFonts w:asciiTheme="minorHAnsi" w:hAnsiTheme="minorHAnsi"/>
              <w:noProof/>
              <w:sz w:val="22"/>
            </w:rPr>
          </w:pPr>
          <w:hyperlink w:anchor="_Toc513531528" w:history="1">
            <w:r w:rsidR="004A120B" w:rsidRPr="006E62AA">
              <w:rPr>
                <w:rStyle w:val="Hipervnculo"/>
                <w:noProof/>
              </w:rPr>
              <w:t>3.4.1 Planificación de iteraciones</w:t>
            </w:r>
            <w:r w:rsidR="004A120B">
              <w:rPr>
                <w:noProof/>
                <w:webHidden/>
              </w:rPr>
              <w:tab/>
            </w:r>
            <w:r w:rsidR="004A120B">
              <w:rPr>
                <w:noProof/>
                <w:webHidden/>
              </w:rPr>
              <w:fldChar w:fldCharType="begin"/>
            </w:r>
            <w:r w:rsidR="004A120B">
              <w:rPr>
                <w:noProof/>
                <w:webHidden/>
              </w:rPr>
              <w:instrText xml:space="preserve"> PAGEREF _Toc513531528 \h </w:instrText>
            </w:r>
            <w:r w:rsidR="004A120B">
              <w:rPr>
                <w:noProof/>
                <w:webHidden/>
              </w:rPr>
            </w:r>
            <w:r w:rsidR="004A120B">
              <w:rPr>
                <w:noProof/>
                <w:webHidden/>
              </w:rPr>
              <w:fldChar w:fldCharType="separate"/>
            </w:r>
            <w:r w:rsidR="004A120B">
              <w:rPr>
                <w:noProof/>
                <w:webHidden/>
              </w:rPr>
              <w:t>50</w:t>
            </w:r>
            <w:r w:rsidR="004A120B">
              <w:rPr>
                <w:noProof/>
                <w:webHidden/>
              </w:rPr>
              <w:fldChar w:fldCharType="end"/>
            </w:r>
          </w:hyperlink>
        </w:p>
        <w:p w:rsidR="004A120B" w:rsidRDefault="00060BE3">
          <w:pPr>
            <w:pStyle w:val="TDC4"/>
            <w:tabs>
              <w:tab w:val="right" w:leader="dot" w:pos="8828"/>
            </w:tabs>
            <w:rPr>
              <w:rFonts w:asciiTheme="minorHAnsi" w:hAnsiTheme="minorHAnsi"/>
              <w:noProof/>
              <w:sz w:val="22"/>
            </w:rPr>
          </w:pPr>
          <w:hyperlink w:anchor="_Toc513531529" w:history="1">
            <w:r w:rsidR="004A120B" w:rsidRPr="006E62AA">
              <w:rPr>
                <w:rStyle w:val="Hipervnculo"/>
                <w:noProof/>
              </w:rPr>
              <w:t>3.4.2 Cronograma de iteraciones</w:t>
            </w:r>
            <w:r w:rsidR="004A120B">
              <w:rPr>
                <w:noProof/>
                <w:webHidden/>
              </w:rPr>
              <w:tab/>
            </w:r>
            <w:r w:rsidR="004A120B">
              <w:rPr>
                <w:noProof/>
                <w:webHidden/>
              </w:rPr>
              <w:fldChar w:fldCharType="begin"/>
            </w:r>
            <w:r w:rsidR="004A120B">
              <w:rPr>
                <w:noProof/>
                <w:webHidden/>
              </w:rPr>
              <w:instrText xml:space="preserve"> PAGEREF _Toc513531529 \h </w:instrText>
            </w:r>
            <w:r w:rsidR="004A120B">
              <w:rPr>
                <w:noProof/>
                <w:webHidden/>
              </w:rPr>
            </w:r>
            <w:r w:rsidR="004A120B">
              <w:rPr>
                <w:noProof/>
                <w:webHidden/>
              </w:rPr>
              <w:fldChar w:fldCharType="separate"/>
            </w:r>
            <w:r w:rsidR="004A120B">
              <w:rPr>
                <w:noProof/>
                <w:webHidden/>
              </w:rPr>
              <w:t>50</w:t>
            </w:r>
            <w:r w:rsidR="004A120B">
              <w:rPr>
                <w:noProof/>
                <w:webHidden/>
              </w:rPr>
              <w:fldChar w:fldCharType="end"/>
            </w:r>
          </w:hyperlink>
        </w:p>
        <w:p w:rsidR="004A120B" w:rsidRDefault="00060BE3">
          <w:pPr>
            <w:pStyle w:val="TDC3"/>
            <w:tabs>
              <w:tab w:val="right" w:leader="dot" w:pos="8828"/>
            </w:tabs>
            <w:rPr>
              <w:rFonts w:asciiTheme="minorHAnsi" w:eastAsiaTheme="minorEastAsia" w:hAnsiTheme="minorHAnsi"/>
              <w:noProof/>
              <w:sz w:val="22"/>
              <w:lang w:eastAsia="es-ES"/>
            </w:rPr>
          </w:pPr>
          <w:hyperlink w:anchor="_Toc513531530" w:history="1">
            <w:r w:rsidR="004A120B" w:rsidRPr="006E62AA">
              <w:rPr>
                <w:rStyle w:val="Hipervnculo"/>
                <w:noProof/>
              </w:rPr>
              <w:t>3.5 Desarrollo del micro-servicios para administración de sistema y gestión de usuarios</w:t>
            </w:r>
            <w:r w:rsidR="004A120B">
              <w:rPr>
                <w:noProof/>
                <w:webHidden/>
              </w:rPr>
              <w:tab/>
            </w:r>
            <w:r w:rsidR="004A120B">
              <w:rPr>
                <w:noProof/>
                <w:webHidden/>
              </w:rPr>
              <w:fldChar w:fldCharType="begin"/>
            </w:r>
            <w:r w:rsidR="004A120B">
              <w:rPr>
                <w:noProof/>
                <w:webHidden/>
              </w:rPr>
              <w:instrText xml:space="preserve"> PAGEREF _Toc513531530 \h </w:instrText>
            </w:r>
            <w:r w:rsidR="004A120B">
              <w:rPr>
                <w:noProof/>
                <w:webHidden/>
              </w:rPr>
            </w:r>
            <w:r w:rsidR="004A120B">
              <w:rPr>
                <w:noProof/>
                <w:webHidden/>
              </w:rPr>
              <w:fldChar w:fldCharType="separate"/>
            </w:r>
            <w:r w:rsidR="004A120B">
              <w:rPr>
                <w:noProof/>
                <w:webHidden/>
              </w:rPr>
              <w:t>52</w:t>
            </w:r>
            <w:r w:rsidR="004A120B">
              <w:rPr>
                <w:noProof/>
                <w:webHidden/>
              </w:rPr>
              <w:fldChar w:fldCharType="end"/>
            </w:r>
          </w:hyperlink>
        </w:p>
        <w:p w:rsidR="004A120B" w:rsidRDefault="00060BE3">
          <w:pPr>
            <w:pStyle w:val="TDC4"/>
            <w:tabs>
              <w:tab w:val="right" w:leader="dot" w:pos="8828"/>
            </w:tabs>
            <w:rPr>
              <w:rFonts w:asciiTheme="minorHAnsi" w:hAnsiTheme="minorHAnsi"/>
              <w:noProof/>
              <w:sz w:val="22"/>
            </w:rPr>
          </w:pPr>
          <w:hyperlink w:anchor="_Toc513531531" w:history="1">
            <w:r w:rsidR="004A120B" w:rsidRPr="006E62AA">
              <w:rPr>
                <w:rStyle w:val="Hipervnculo"/>
                <w:noProof/>
              </w:rPr>
              <w:t>3.5.1 Desarrollo de micro-servicios para administrar usuarios y la autenticación del sistema</w:t>
            </w:r>
            <w:r w:rsidR="004A120B">
              <w:rPr>
                <w:noProof/>
                <w:webHidden/>
              </w:rPr>
              <w:tab/>
            </w:r>
            <w:r w:rsidR="004A120B">
              <w:rPr>
                <w:noProof/>
                <w:webHidden/>
              </w:rPr>
              <w:fldChar w:fldCharType="begin"/>
            </w:r>
            <w:r w:rsidR="004A120B">
              <w:rPr>
                <w:noProof/>
                <w:webHidden/>
              </w:rPr>
              <w:instrText xml:space="preserve"> PAGEREF _Toc513531531 \h </w:instrText>
            </w:r>
            <w:r w:rsidR="004A120B">
              <w:rPr>
                <w:noProof/>
                <w:webHidden/>
              </w:rPr>
            </w:r>
            <w:r w:rsidR="004A120B">
              <w:rPr>
                <w:noProof/>
                <w:webHidden/>
              </w:rPr>
              <w:fldChar w:fldCharType="separate"/>
            </w:r>
            <w:r w:rsidR="004A120B">
              <w:rPr>
                <w:noProof/>
                <w:webHidden/>
              </w:rPr>
              <w:t>52</w:t>
            </w:r>
            <w:r w:rsidR="004A120B">
              <w:rPr>
                <w:noProof/>
                <w:webHidden/>
              </w:rPr>
              <w:fldChar w:fldCharType="end"/>
            </w:r>
          </w:hyperlink>
        </w:p>
        <w:p w:rsidR="004A120B" w:rsidRDefault="00060BE3">
          <w:pPr>
            <w:pStyle w:val="TDC4"/>
            <w:tabs>
              <w:tab w:val="right" w:leader="dot" w:pos="8828"/>
            </w:tabs>
            <w:rPr>
              <w:rFonts w:asciiTheme="minorHAnsi" w:hAnsiTheme="minorHAnsi"/>
              <w:noProof/>
              <w:sz w:val="22"/>
            </w:rPr>
          </w:pPr>
          <w:hyperlink w:anchor="_Toc513531532" w:history="1">
            <w:r w:rsidR="004A120B" w:rsidRPr="006E62AA">
              <w:rPr>
                <w:rStyle w:val="Hipervnculo"/>
                <w:noProof/>
              </w:rPr>
              <w:t>3.5.2 Iteración 2: autenticación</w:t>
            </w:r>
            <w:r w:rsidR="004A120B">
              <w:rPr>
                <w:noProof/>
                <w:webHidden/>
              </w:rPr>
              <w:tab/>
            </w:r>
            <w:r w:rsidR="004A120B">
              <w:rPr>
                <w:noProof/>
                <w:webHidden/>
              </w:rPr>
              <w:fldChar w:fldCharType="begin"/>
            </w:r>
            <w:r w:rsidR="004A120B">
              <w:rPr>
                <w:noProof/>
                <w:webHidden/>
              </w:rPr>
              <w:instrText xml:space="preserve"> PAGEREF _Toc513531532 \h </w:instrText>
            </w:r>
            <w:r w:rsidR="004A120B">
              <w:rPr>
                <w:noProof/>
                <w:webHidden/>
              </w:rPr>
            </w:r>
            <w:r w:rsidR="004A120B">
              <w:rPr>
                <w:noProof/>
                <w:webHidden/>
              </w:rPr>
              <w:fldChar w:fldCharType="separate"/>
            </w:r>
            <w:r w:rsidR="004A120B">
              <w:rPr>
                <w:noProof/>
                <w:webHidden/>
              </w:rPr>
              <w:t>56</w:t>
            </w:r>
            <w:r w:rsidR="004A120B">
              <w:rPr>
                <w:noProof/>
                <w:webHidden/>
              </w:rPr>
              <w:fldChar w:fldCharType="end"/>
            </w:r>
          </w:hyperlink>
        </w:p>
        <w:p w:rsidR="004A120B" w:rsidRDefault="00060BE3">
          <w:pPr>
            <w:pStyle w:val="TDC3"/>
            <w:tabs>
              <w:tab w:val="right" w:leader="dot" w:pos="8828"/>
            </w:tabs>
            <w:rPr>
              <w:rFonts w:asciiTheme="minorHAnsi" w:eastAsiaTheme="minorEastAsia" w:hAnsiTheme="minorHAnsi"/>
              <w:noProof/>
              <w:sz w:val="22"/>
              <w:lang w:eastAsia="es-ES"/>
            </w:rPr>
          </w:pPr>
          <w:hyperlink w:anchor="_Toc513531533" w:history="1">
            <w:r w:rsidR="004A120B" w:rsidRPr="006E62AA">
              <w:rPr>
                <w:rStyle w:val="Hipervnculo"/>
                <w:noProof/>
              </w:rPr>
              <w:t>3.6 Desarrollo de micro-servicios para administrar materiales bibliográficos</w:t>
            </w:r>
            <w:r w:rsidR="004A120B">
              <w:rPr>
                <w:noProof/>
                <w:webHidden/>
              </w:rPr>
              <w:tab/>
            </w:r>
            <w:r w:rsidR="004A120B">
              <w:rPr>
                <w:noProof/>
                <w:webHidden/>
              </w:rPr>
              <w:fldChar w:fldCharType="begin"/>
            </w:r>
            <w:r w:rsidR="004A120B">
              <w:rPr>
                <w:noProof/>
                <w:webHidden/>
              </w:rPr>
              <w:instrText xml:space="preserve"> PAGEREF _Toc513531533 \h </w:instrText>
            </w:r>
            <w:r w:rsidR="004A120B">
              <w:rPr>
                <w:noProof/>
                <w:webHidden/>
              </w:rPr>
            </w:r>
            <w:r w:rsidR="004A120B">
              <w:rPr>
                <w:noProof/>
                <w:webHidden/>
              </w:rPr>
              <w:fldChar w:fldCharType="separate"/>
            </w:r>
            <w:r w:rsidR="004A120B">
              <w:rPr>
                <w:noProof/>
                <w:webHidden/>
              </w:rPr>
              <w:t>59</w:t>
            </w:r>
            <w:r w:rsidR="004A120B">
              <w:rPr>
                <w:noProof/>
                <w:webHidden/>
              </w:rPr>
              <w:fldChar w:fldCharType="end"/>
            </w:r>
          </w:hyperlink>
        </w:p>
        <w:p w:rsidR="004A120B" w:rsidRDefault="00060BE3">
          <w:pPr>
            <w:pStyle w:val="TDC4"/>
            <w:tabs>
              <w:tab w:val="right" w:leader="dot" w:pos="8828"/>
            </w:tabs>
            <w:rPr>
              <w:rFonts w:asciiTheme="minorHAnsi" w:hAnsiTheme="minorHAnsi"/>
              <w:noProof/>
              <w:sz w:val="22"/>
            </w:rPr>
          </w:pPr>
          <w:hyperlink w:anchor="_Toc513531534" w:history="1">
            <w:r w:rsidR="004A120B" w:rsidRPr="006E62AA">
              <w:rPr>
                <w:rStyle w:val="Hipervnculo"/>
                <w:noProof/>
              </w:rPr>
              <w:t>3.6.1 Iteración 3: Gestión de registro de libros</w:t>
            </w:r>
            <w:r w:rsidR="004A120B">
              <w:rPr>
                <w:noProof/>
                <w:webHidden/>
              </w:rPr>
              <w:tab/>
            </w:r>
            <w:r w:rsidR="004A120B">
              <w:rPr>
                <w:noProof/>
                <w:webHidden/>
              </w:rPr>
              <w:fldChar w:fldCharType="begin"/>
            </w:r>
            <w:r w:rsidR="004A120B">
              <w:rPr>
                <w:noProof/>
                <w:webHidden/>
              </w:rPr>
              <w:instrText xml:space="preserve"> PAGEREF _Toc513531534 \h </w:instrText>
            </w:r>
            <w:r w:rsidR="004A120B">
              <w:rPr>
                <w:noProof/>
                <w:webHidden/>
              </w:rPr>
            </w:r>
            <w:r w:rsidR="004A120B">
              <w:rPr>
                <w:noProof/>
                <w:webHidden/>
              </w:rPr>
              <w:fldChar w:fldCharType="separate"/>
            </w:r>
            <w:r w:rsidR="004A120B">
              <w:rPr>
                <w:noProof/>
                <w:webHidden/>
              </w:rPr>
              <w:t>59</w:t>
            </w:r>
            <w:r w:rsidR="004A120B">
              <w:rPr>
                <w:noProof/>
                <w:webHidden/>
              </w:rPr>
              <w:fldChar w:fldCharType="end"/>
            </w:r>
          </w:hyperlink>
        </w:p>
        <w:p w:rsidR="004A120B" w:rsidRDefault="00060BE3">
          <w:pPr>
            <w:pStyle w:val="TDC4"/>
            <w:tabs>
              <w:tab w:val="right" w:leader="dot" w:pos="8828"/>
            </w:tabs>
            <w:rPr>
              <w:rFonts w:asciiTheme="minorHAnsi" w:hAnsiTheme="minorHAnsi"/>
              <w:noProof/>
              <w:sz w:val="22"/>
            </w:rPr>
          </w:pPr>
          <w:hyperlink w:anchor="_Toc513531535" w:history="1">
            <w:r w:rsidR="004A120B" w:rsidRPr="006E62AA">
              <w:rPr>
                <w:rStyle w:val="Hipervnculo"/>
                <w:noProof/>
              </w:rPr>
              <w:t>3.6.2 Iteración 4: Gestión de registro de tesis</w:t>
            </w:r>
            <w:r w:rsidR="004A120B">
              <w:rPr>
                <w:noProof/>
                <w:webHidden/>
              </w:rPr>
              <w:tab/>
            </w:r>
            <w:r w:rsidR="004A120B">
              <w:rPr>
                <w:noProof/>
                <w:webHidden/>
              </w:rPr>
              <w:fldChar w:fldCharType="begin"/>
            </w:r>
            <w:r w:rsidR="004A120B">
              <w:rPr>
                <w:noProof/>
                <w:webHidden/>
              </w:rPr>
              <w:instrText xml:space="preserve"> PAGEREF _Toc513531535 \h </w:instrText>
            </w:r>
            <w:r w:rsidR="004A120B">
              <w:rPr>
                <w:noProof/>
                <w:webHidden/>
              </w:rPr>
            </w:r>
            <w:r w:rsidR="004A120B">
              <w:rPr>
                <w:noProof/>
                <w:webHidden/>
              </w:rPr>
              <w:fldChar w:fldCharType="separate"/>
            </w:r>
            <w:r w:rsidR="004A120B">
              <w:rPr>
                <w:noProof/>
                <w:webHidden/>
              </w:rPr>
              <w:t>62</w:t>
            </w:r>
            <w:r w:rsidR="004A120B">
              <w:rPr>
                <w:noProof/>
                <w:webHidden/>
              </w:rPr>
              <w:fldChar w:fldCharType="end"/>
            </w:r>
          </w:hyperlink>
        </w:p>
        <w:p w:rsidR="004A120B" w:rsidRDefault="00060BE3">
          <w:pPr>
            <w:pStyle w:val="TDC4"/>
            <w:tabs>
              <w:tab w:val="right" w:leader="dot" w:pos="8828"/>
            </w:tabs>
            <w:rPr>
              <w:rFonts w:asciiTheme="minorHAnsi" w:hAnsiTheme="minorHAnsi"/>
              <w:noProof/>
              <w:sz w:val="22"/>
            </w:rPr>
          </w:pPr>
          <w:hyperlink w:anchor="_Toc513531536" w:history="1">
            <w:r w:rsidR="004A120B" w:rsidRPr="006E62AA">
              <w:rPr>
                <w:rStyle w:val="Hipervnculo"/>
                <w:noProof/>
              </w:rPr>
              <w:t>3.6.3 Iteración 5: Gestión de registro de revistas</w:t>
            </w:r>
            <w:r w:rsidR="004A120B">
              <w:rPr>
                <w:noProof/>
                <w:webHidden/>
              </w:rPr>
              <w:tab/>
            </w:r>
            <w:r w:rsidR="004A120B">
              <w:rPr>
                <w:noProof/>
                <w:webHidden/>
              </w:rPr>
              <w:fldChar w:fldCharType="begin"/>
            </w:r>
            <w:r w:rsidR="004A120B">
              <w:rPr>
                <w:noProof/>
                <w:webHidden/>
              </w:rPr>
              <w:instrText xml:space="preserve"> PAGEREF _Toc513531536 \h </w:instrText>
            </w:r>
            <w:r w:rsidR="004A120B">
              <w:rPr>
                <w:noProof/>
                <w:webHidden/>
              </w:rPr>
            </w:r>
            <w:r w:rsidR="004A120B">
              <w:rPr>
                <w:noProof/>
                <w:webHidden/>
              </w:rPr>
              <w:fldChar w:fldCharType="separate"/>
            </w:r>
            <w:r w:rsidR="004A120B">
              <w:rPr>
                <w:noProof/>
                <w:webHidden/>
              </w:rPr>
              <w:t>65</w:t>
            </w:r>
            <w:r w:rsidR="004A120B">
              <w:rPr>
                <w:noProof/>
                <w:webHidden/>
              </w:rPr>
              <w:fldChar w:fldCharType="end"/>
            </w:r>
          </w:hyperlink>
        </w:p>
        <w:p w:rsidR="004A120B" w:rsidRDefault="00060BE3">
          <w:pPr>
            <w:pStyle w:val="TDC3"/>
            <w:tabs>
              <w:tab w:val="right" w:leader="dot" w:pos="8828"/>
            </w:tabs>
            <w:rPr>
              <w:rFonts w:asciiTheme="minorHAnsi" w:eastAsiaTheme="minorEastAsia" w:hAnsiTheme="minorHAnsi"/>
              <w:noProof/>
              <w:sz w:val="22"/>
              <w:lang w:eastAsia="es-ES"/>
            </w:rPr>
          </w:pPr>
          <w:hyperlink w:anchor="_Toc513531537" w:history="1">
            <w:r w:rsidR="004A120B" w:rsidRPr="006E62AA">
              <w:rPr>
                <w:rStyle w:val="Hipervnculo"/>
                <w:noProof/>
              </w:rPr>
              <w:t>3.7 Clientes WEB y experiencia de usuario</w:t>
            </w:r>
            <w:r w:rsidR="004A120B">
              <w:rPr>
                <w:noProof/>
                <w:webHidden/>
              </w:rPr>
              <w:tab/>
            </w:r>
            <w:r w:rsidR="004A120B">
              <w:rPr>
                <w:noProof/>
                <w:webHidden/>
              </w:rPr>
              <w:fldChar w:fldCharType="begin"/>
            </w:r>
            <w:r w:rsidR="004A120B">
              <w:rPr>
                <w:noProof/>
                <w:webHidden/>
              </w:rPr>
              <w:instrText xml:space="preserve"> PAGEREF _Toc513531537 \h </w:instrText>
            </w:r>
            <w:r w:rsidR="004A120B">
              <w:rPr>
                <w:noProof/>
                <w:webHidden/>
              </w:rPr>
            </w:r>
            <w:r w:rsidR="004A120B">
              <w:rPr>
                <w:noProof/>
                <w:webHidden/>
              </w:rPr>
              <w:fldChar w:fldCharType="separate"/>
            </w:r>
            <w:r w:rsidR="004A120B">
              <w:rPr>
                <w:noProof/>
                <w:webHidden/>
              </w:rPr>
              <w:t>67</w:t>
            </w:r>
            <w:r w:rsidR="004A120B">
              <w:rPr>
                <w:noProof/>
                <w:webHidden/>
              </w:rPr>
              <w:fldChar w:fldCharType="end"/>
            </w:r>
          </w:hyperlink>
        </w:p>
        <w:p w:rsidR="004A120B" w:rsidRDefault="00060BE3">
          <w:pPr>
            <w:pStyle w:val="TDC4"/>
            <w:tabs>
              <w:tab w:val="right" w:leader="dot" w:pos="8828"/>
            </w:tabs>
            <w:rPr>
              <w:rFonts w:asciiTheme="minorHAnsi" w:hAnsiTheme="minorHAnsi"/>
              <w:noProof/>
              <w:sz w:val="22"/>
            </w:rPr>
          </w:pPr>
          <w:hyperlink w:anchor="_Toc513531538" w:history="1">
            <w:r w:rsidR="004A120B" w:rsidRPr="006E62AA">
              <w:rPr>
                <w:rStyle w:val="Hipervnculo"/>
                <w:noProof/>
              </w:rPr>
              <w:t>3.7.1 Iteración 6: Desarrollo de subsistema para administrar materiales bibliográficos</w:t>
            </w:r>
            <w:r w:rsidR="004A120B">
              <w:rPr>
                <w:noProof/>
                <w:webHidden/>
              </w:rPr>
              <w:tab/>
            </w:r>
            <w:r w:rsidR="004A120B">
              <w:rPr>
                <w:noProof/>
                <w:webHidden/>
              </w:rPr>
              <w:fldChar w:fldCharType="begin"/>
            </w:r>
            <w:r w:rsidR="004A120B">
              <w:rPr>
                <w:noProof/>
                <w:webHidden/>
              </w:rPr>
              <w:instrText xml:space="preserve"> PAGEREF _Toc513531538 \h </w:instrText>
            </w:r>
            <w:r w:rsidR="004A120B">
              <w:rPr>
                <w:noProof/>
                <w:webHidden/>
              </w:rPr>
            </w:r>
            <w:r w:rsidR="004A120B">
              <w:rPr>
                <w:noProof/>
                <w:webHidden/>
              </w:rPr>
              <w:fldChar w:fldCharType="separate"/>
            </w:r>
            <w:r w:rsidR="004A120B">
              <w:rPr>
                <w:noProof/>
                <w:webHidden/>
              </w:rPr>
              <w:t>67</w:t>
            </w:r>
            <w:r w:rsidR="004A120B">
              <w:rPr>
                <w:noProof/>
                <w:webHidden/>
              </w:rPr>
              <w:fldChar w:fldCharType="end"/>
            </w:r>
          </w:hyperlink>
        </w:p>
        <w:p w:rsidR="004A120B" w:rsidRDefault="00060BE3">
          <w:pPr>
            <w:pStyle w:val="TDC4"/>
            <w:tabs>
              <w:tab w:val="right" w:leader="dot" w:pos="8828"/>
            </w:tabs>
            <w:rPr>
              <w:rFonts w:asciiTheme="minorHAnsi" w:hAnsiTheme="minorHAnsi"/>
              <w:noProof/>
              <w:sz w:val="22"/>
            </w:rPr>
          </w:pPr>
          <w:hyperlink w:anchor="_Toc513531539" w:history="1">
            <w:r w:rsidR="004A120B" w:rsidRPr="006E62AA">
              <w:rPr>
                <w:rStyle w:val="Hipervnculo"/>
                <w:noProof/>
              </w:rPr>
              <w:t>3.7.2 Iteración 7: Desarrollo de subsistema de búsqueda</w:t>
            </w:r>
            <w:r w:rsidR="004A120B">
              <w:rPr>
                <w:noProof/>
                <w:webHidden/>
              </w:rPr>
              <w:tab/>
            </w:r>
            <w:r w:rsidR="004A120B">
              <w:rPr>
                <w:noProof/>
                <w:webHidden/>
              </w:rPr>
              <w:fldChar w:fldCharType="begin"/>
            </w:r>
            <w:r w:rsidR="004A120B">
              <w:rPr>
                <w:noProof/>
                <w:webHidden/>
              </w:rPr>
              <w:instrText xml:space="preserve"> PAGEREF _Toc513531539 \h </w:instrText>
            </w:r>
            <w:r w:rsidR="004A120B">
              <w:rPr>
                <w:noProof/>
                <w:webHidden/>
              </w:rPr>
            </w:r>
            <w:r w:rsidR="004A120B">
              <w:rPr>
                <w:noProof/>
                <w:webHidden/>
              </w:rPr>
              <w:fldChar w:fldCharType="separate"/>
            </w:r>
            <w:r w:rsidR="004A120B">
              <w:rPr>
                <w:noProof/>
                <w:webHidden/>
              </w:rPr>
              <w:t>67</w:t>
            </w:r>
            <w:r w:rsidR="004A120B">
              <w:rPr>
                <w:noProof/>
                <w:webHidden/>
              </w:rPr>
              <w:fldChar w:fldCharType="end"/>
            </w:r>
          </w:hyperlink>
        </w:p>
        <w:p w:rsidR="004A120B" w:rsidRDefault="00060BE3">
          <w:pPr>
            <w:pStyle w:val="TDC2"/>
            <w:tabs>
              <w:tab w:val="right" w:leader="dot" w:pos="8828"/>
            </w:tabs>
            <w:rPr>
              <w:rFonts w:asciiTheme="minorHAnsi" w:eastAsiaTheme="minorEastAsia" w:hAnsiTheme="minorHAnsi"/>
              <w:noProof/>
              <w:sz w:val="22"/>
              <w:lang w:eastAsia="es-ES"/>
            </w:rPr>
          </w:pPr>
          <w:hyperlink w:anchor="_Toc513531540" w:history="1">
            <w:r w:rsidR="004A120B" w:rsidRPr="006E62AA">
              <w:rPr>
                <w:rStyle w:val="Hipervnculo"/>
                <w:noProof/>
              </w:rPr>
              <w:t>CONCLUSIONES</w:t>
            </w:r>
            <w:r w:rsidR="004A120B">
              <w:rPr>
                <w:noProof/>
                <w:webHidden/>
              </w:rPr>
              <w:tab/>
            </w:r>
            <w:r w:rsidR="004A120B">
              <w:rPr>
                <w:noProof/>
                <w:webHidden/>
              </w:rPr>
              <w:fldChar w:fldCharType="begin"/>
            </w:r>
            <w:r w:rsidR="004A120B">
              <w:rPr>
                <w:noProof/>
                <w:webHidden/>
              </w:rPr>
              <w:instrText xml:space="preserve"> PAGEREF _Toc513531540 \h </w:instrText>
            </w:r>
            <w:r w:rsidR="004A120B">
              <w:rPr>
                <w:noProof/>
                <w:webHidden/>
              </w:rPr>
            </w:r>
            <w:r w:rsidR="004A120B">
              <w:rPr>
                <w:noProof/>
                <w:webHidden/>
              </w:rPr>
              <w:fldChar w:fldCharType="separate"/>
            </w:r>
            <w:r w:rsidR="004A120B">
              <w:rPr>
                <w:noProof/>
                <w:webHidden/>
              </w:rPr>
              <w:t>1</w:t>
            </w:r>
            <w:r w:rsidR="004A120B">
              <w:rPr>
                <w:noProof/>
                <w:webHidden/>
              </w:rPr>
              <w:fldChar w:fldCharType="end"/>
            </w:r>
          </w:hyperlink>
        </w:p>
        <w:p w:rsidR="004A120B" w:rsidRDefault="00060BE3">
          <w:pPr>
            <w:pStyle w:val="TDC2"/>
            <w:tabs>
              <w:tab w:val="right" w:leader="dot" w:pos="8828"/>
            </w:tabs>
            <w:rPr>
              <w:rFonts w:asciiTheme="minorHAnsi" w:eastAsiaTheme="minorEastAsia" w:hAnsiTheme="minorHAnsi"/>
              <w:noProof/>
              <w:sz w:val="22"/>
              <w:lang w:eastAsia="es-ES"/>
            </w:rPr>
          </w:pPr>
          <w:hyperlink w:anchor="_Toc513531541" w:history="1">
            <w:r w:rsidR="004A120B" w:rsidRPr="006E62AA">
              <w:rPr>
                <w:rStyle w:val="Hipervnculo"/>
                <w:noProof/>
              </w:rPr>
              <w:t>RECOMENDACIONES</w:t>
            </w:r>
            <w:r w:rsidR="004A120B">
              <w:rPr>
                <w:noProof/>
                <w:webHidden/>
              </w:rPr>
              <w:tab/>
            </w:r>
            <w:r w:rsidR="004A120B">
              <w:rPr>
                <w:noProof/>
                <w:webHidden/>
              </w:rPr>
              <w:fldChar w:fldCharType="begin"/>
            </w:r>
            <w:r w:rsidR="004A120B">
              <w:rPr>
                <w:noProof/>
                <w:webHidden/>
              </w:rPr>
              <w:instrText xml:space="preserve"> PAGEREF _Toc513531541 \h </w:instrText>
            </w:r>
            <w:r w:rsidR="004A120B">
              <w:rPr>
                <w:noProof/>
                <w:webHidden/>
              </w:rPr>
            </w:r>
            <w:r w:rsidR="004A120B">
              <w:rPr>
                <w:noProof/>
                <w:webHidden/>
              </w:rPr>
              <w:fldChar w:fldCharType="separate"/>
            </w:r>
            <w:r w:rsidR="004A120B">
              <w:rPr>
                <w:noProof/>
                <w:webHidden/>
              </w:rPr>
              <w:t>3</w:t>
            </w:r>
            <w:r w:rsidR="004A120B">
              <w:rPr>
                <w:noProof/>
                <w:webHidden/>
              </w:rPr>
              <w:fldChar w:fldCharType="end"/>
            </w:r>
          </w:hyperlink>
        </w:p>
        <w:p w:rsidR="004A120B" w:rsidRDefault="00060BE3">
          <w:pPr>
            <w:pStyle w:val="TDC2"/>
            <w:tabs>
              <w:tab w:val="right" w:leader="dot" w:pos="8828"/>
            </w:tabs>
            <w:rPr>
              <w:rFonts w:asciiTheme="minorHAnsi" w:eastAsiaTheme="minorEastAsia" w:hAnsiTheme="minorHAnsi"/>
              <w:noProof/>
              <w:sz w:val="22"/>
              <w:lang w:eastAsia="es-ES"/>
            </w:rPr>
          </w:pPr>
          <w:hyperlink w:anchor="_Toc513531542" w:history="1">
            <w:r w:rsidR="004A120B" w:rsidRPr="006E62AA">
              <w:rPr>
                <w:rStyle w:val="Hipervnculo"/>
                <w:noProof/>
              </w:rPr>
              <w:t>REFERENCIAS BIBLIOGRÁFICAS</w:t>
            </w:r>
            <w:r w:rsidR="004A120B">
              <w:rPr>
                <w:noProof/>
                <w:webHidden/>
              </w:rPr>
              <w:tab/>
            </w:r>
            <w:r w:rsidR="004A120B">
              <w:rPr>
                <w:noProof/>
                <w:webHidden/>
              </w:rPr>
              <w:fldChar w:fldCharType="begin"/>
            </w:r>
            <w:r w:rsidR="004A120B">
              <w:rPr>
                <w:noProof/>
                <w:webHidden/>
              </w:rPr>
              <w:instrText xml:space="preserve"> PAGEREF _Toc513531542 \h </w:instrText>
            </w:r>
            <w:r w:rsidR="004A120B">
              <w:rPr>
                <w:noProof/>
                <w:webHidden/>
              </w:rPr>
            </w:r>
            <w:r w:rsidR="004A120B">
              <w:rPr>
                <w:noProof/>
                <w:webHidden/>
              </w:rPr>
              <w:fldChar w:fldCharType="separate"/>
            </w:r>
            <w:r w:rsidR="004A120B">
              <w:rPr>
                <w:noProof/>
                <w:webHidden/>
              </w:rPr>
              <w:t>3</w:t>
            </w:r>
            <w:r w:rsidR="004A120B">
              <w:rPr>
                <w:noProof/>
                <w:webHidden/>
              </w:rPr>
              <w:fldChar w:fldCharType="end"/>
            </w:r>
          </w:hyperlink>
        </w:p>
        <w:p w:rsidR="003B6284" w:rsidRDefault="003B6284">
          <w:r>
            <w:fldChar w:fldCharType="end"/>
          </w:r>
        </w:p>
      </w:sdtContent>
    </w:sdt>
    <w:p w:rsidR="006600E3" w:rsidRPr="00C50DD1" w:rsidRDefault="006600E3" w:rsidP="00C5240F"/>
    <w:p w:rsidR="00E46B12" w:rsidRPr="00C50DD1" w:rsidRDefault="00E46B12" w:rsidP="00C5240F"/>
    <w:p w:rsidR="00E46B12" w:rsidRPr="00C50DD1" w:rsidRDefault="00E46B12" w:rsidP="00C5240F"/>
    <w:p w:rsidR="00E46B12" w:rsidRPr="00C50DD1" w:rsidRDefault="00E46B12" w:rsidP="00C5240F"/>
    <w:p w:rsidR="00E46B12" w:rsidRPr="00C50DD1" w:rsidRDefault="00E46B12" w:rsidP="00C5240F"/>
    <w:p w:rsidR="00E46B12" w:rsidRPr="00C50DD1" w:rsidRDefault="00E46B12" w:rsidP="00C5240F"/>
    <w:p w:rsidR="00E34127" w:rsidRDefault="00E34127" w:rsidP="00C5240F"/>
    <w:p w:rsidR="00E34127" w:rsidRDefault="00E34127" w:rsidP="00C5240F"/>
    <w:p w:rsidR="00492061" w:rsidRDefault="00492061" w:rsidP="00C5240F">
      <w:pPr>
        <w:sectPr w:rsidR="00492061" w:rsidSect="00E868AE">
          <w:headerReference w:type="default" r:id="rId8"/>
          <w:footerReference w:type="default" r:id="rId9"/>
          <w:pgSz w:w="12240" w:h="15840" w:code="1"/>
          <w:pgMar w:top="1417" w:right="1701" w:bottom="1417" w:left="1701" w:header="708" w:footer="708" w:gutter="0"/>
          <w:pgNumType w:start="1"/>
          <w:cols w:space="708"/>
          <w:docGrid w:linePitch="360"/>
        </w:sectPr>
      </w:pPr>
    </w:p>
    <w:p w:rsidR="00B050BB" w:rsidRPr="007A0202" w:rsidRDefault="00B050BB" w:rsidP="007A0202">
      <w:pPr>
        <w:jc w:val="center"/>
        <w:rPr>
          <w:b/>
        </w:rPr>
      </w:pPr>
      <w:bookmarkStart w:id="14" w:name="_Toc510540602"/>
      <w:bookmarkStart w:id="15" w:name="_Toc510713152"/>
      <w:bookmarkStart w:id="16" w:name="_Toc510713338"/>
      <w:r w:rsidRPr="007A0202">
        <w:rPr>
          <w:b/>
        </w:rPr>
        <w:lastRenderedPageBreak/>
        <w:t>INTRODUCCIÓN</w:t>
      </w:r>
      <w:bookmarkEnd w:id="14"/>
      <w:bookmarkEnd w:id="15"/>
      <w:bookmarkEnd w:id="16"/>
    </w:p>
    <w:p w:rsidR="00B050BB" w:rsidRPr="00C50DD1" w:rsidRDefault="00B050BB" w:rsidP="00C50DD1">
      <w:pPr>
        <w:pStyle w:val="Default"/>
        <w:spacing w:line="360" w:lineRule="auto"/>
        <w:jc w:val="both"/>
      </w:pPr>
      <w:r w:rsidRPr="00C50DD1">
        <w:t xml:space="preserve">El patrón de arquitectura por </w:t>
      </w:r>
      <w:r w:rsidR="002B628A">
        <w:t>micro-servicios</w:t>
      </w:r>
      <w:r w:rsidRPr="00C50DD1">
        <w:t xml:space="preserve"> es un paradigma surgido recientemente el cual propone que los sistemas de software se deben fragmentar de tal manera que mejoren su disponibilidad, faciliten el mantenimiento, las modificaciones y la escalabilidad cuando se necesiten aumentar los recursos para un mejor desempeño, acercándose así a la filosofía de las metodologías ágiles.</w:t>
      </w:r>
    </w:p>
    <w:p w:rsidR="00B050BB" w:rsidRPr="00C50DD1" w:rsidRDefault="00B050BB" w:rsidP="00C50DD1">
      <w:pPr>
        <w:pStyle w:val="Default"/>
        <w:spacing w:line="360" w:lineRule="auto"/>
        <w:jc w:val="both"/>
        <w:rPr>
          <w:b/>
          <w:bCs/>
        </w:rPr>
      </w:pPr>
      <w:r w:rsidRPr="00C50DD1">
        <w:t xml:space="preserve">Se entiende como sistema de software monolítico, aquel programa informático que tiene todos sus componentes ejecutándose en un mismo contenedor de aplicaciones y su código fuente se encuentra almacenado en una misma base de código. Las aplicaciones monolíticas de gran tamaño sufren de inconvenientes de disponibilidad, el mantenimiento y la escalabilidad se dificultan a medida que dicho sistema monolito crece. Así mismo las actualizaciones se vuelve más complejas porque a medida que aumentan la cantidad de líneas de código fuente de toda la aplicación los programadores van a necesitar de un mayor esfuerzo para nuevos desarrollos, de igual manera la escalabilidad se hace más costosa debido a que si la aplicación requiere crecer se deben de replicar todos los componentes de la aplicación por cada nueva instancia de software necesitada. Por lo tanto la arquitectura basada en </w:t>
      </w:r>
      <w:r w:rsidR="002B628A">
        <w:t>micro-servicios</w:t>
      </w:r>
      <w:r w:rsidRPr="00C50DD1">
        <w:t xml:space="preserve"> propone romper una aplicación monolítica en pequeñas aplicaciones con propósitos o funcionalidades específicas de tal manera que lo que se necesite replicar sea lo necesario y que las aplicaciones sean más fáciles de mantener.</w:t>
      </w:r>
    </w:p>
    <w:p w:rsidR="00B050BB" w:rsidRPr="00C50DD1" w:rsidRDefault="00B050BB" w:rsidP="00C50DD1">
      <w:pPr>
        <w:pStyle w:val="Default"/>
        <w:spacing w:line="360" w:lineRule="auto"/>
        <w:jc w:val="both"/>
      </w:pPr>
      <w:r w:rsidRPr="00C50DD1">
        <w:t xml:space="preserve">Para su mejor comprensión, el presente trabajo está dividido en </w:t>
      </w:r>
      <w:r w:rsidR="00453FEA">
        <w:t xml:space="preserve">3 </w:t>
      </w:r>
      <w:r w:rsidRPr="00C50DD1">
        <w:t>capítulos.</w:t>
      </w:r>
    </w:p>
    <w:p w:rsidR="00B050BB" w:rsidRPr="00C50DD1" w:rsidRDefault="00B050BB" w:rsidP="00453FEA">
      <w:pPr>
        <w:pStyle w:val="Default"/>
        <w:spacing w:line="360" w:lineRule="auto"/>
        <w:jc w:val="both"/>
      </w:pPr>
      <w:r w:rsidRPr="00C50DD1">
        <w:t xml:space="preserve">En el primer capítulo, se presentó el problema donde se detallarán todos los problemas y falencias que pasa la biblioteca </w:t>
      </w:r>
      <w:r w:rsidRPr="00C50DD1">
        <w:rPr>
          <w:rFonts w:eastAsia="Times New Roman"/>
          <w:lang w:eastAsia="es-ES"/>
        </w:rPr>
        <w:t>Sighart Klauss</w:t>
      </w:r>
      <w:r w:rsidR="00453FEA">
        <w:rPr>
          <w:rFonts w:eastAsia="Times New Roman"/>
          <w:lang w:eastAsia="es-ES"/>
        </w:rPr>
        <w:t xml:space="preserve"> de la Universidad Adventista de Bolivia</w:t>
      </w:r>
      <w:r w:rsidR="00453FEA">
        <w:t>.</w:t>
      </w:r>
    </w:p>
    <w:p w:rsidR="00B050BB" w:rsidRPr="00C50DD1" w:rsidRDefault="00B050BB" w:rsidP="00453FEA">
      <w:pPr>
        <w:pStyle w:val="Default"/>
        <w:spacing w:line="360" w:lineRule="auto"/>
        <w:jc w:val="both"/>
      </w:pPr>
      <w:r w:rsidRPr="00C50DD1">
        <w:t>En el segundo capítulo se presentará el marco teórico donde se hará el sustento teórico de todo lo que se va a realizar en el desarrollo del presente proyecto.</w:t>
      </w:r>
    </w:p>
    <w:p w:rsidR="00B050BB" w:rsidRPr="00C50DD1" w:rsidRDefault="00B050BB" w:rsidP="00453FEA">
      <w:pPr>
        <w:pStyle w:val="Default"/>
        <w:spacing w:line="360" w:lineRule="auto"/>
        <w:jc w:val="both"/>
      </w:pPr>
      <w:r w:rsidRPr="00C50DD1">
        <w:t>En el tercer capítulo se presentará el marco práctico, donde se mostrará toda la parte práctica detallando el desarrollo del proyecto.</w:t>
      </w:r>
    </w:p>
    <w:p w:rsidR="00B050BB" w:rsidRPr="00C50DD1" w:rsidRDefault="00B050BB" w:rsidP="00C50DD1">
      <w:pPr>
        <w:pStyle w:val="Default"/>
        <w:spacing w:line="360" w:lineRule="auto"/>
        <w:jc w:val="both"/>
      </w:pPr>
      <w:r w:rsidRPr="00C50DD1">
        <w:t>Y finalme</w:t>
      </w:r>
      <w:r w:rsidR="00453FEA">
        <w:t xml:space="preserve">nte </w:t>
      </w:r>
      <w:r w:rsidRPr="00C50DD1">
        <w:t>se presentó las conclusiones y recomendaciones del proyecto.</w:t>
      </w:r>
    </w:p>
    <w:p w:rsidR="004264F3" w:rsidRPr="00494AAB" w:rsidRDefault="00452F17" w:rsidP="007A0202">
      <w:pPr>
        <w:pStyle w:val="Ttulo1"/>
      </w:pPr>
      <w:bookmarkStart w:id="17" w:name="_Toc510713153"/>
      <w:bookmarkStart w:id="18" w:name="_Toc510713339"/>
      <w:bookmarkStart w:id="19" w:name="_Toc513531468"/>
      <w:r w:rsidRPr="00494AAB">
        <w:lastRenderedPageBreak/>
        <w:t>CAPÍTULO</w:t>
      </w:r>
      <w:bookmarkEnd w:id="17"/>
      <w:bookmarkEnd w:id="18"/>
      <w:bookmarkEnd w:id="19"/>
    </w:p>
    <w:p w:rsidR="00790067" w:rsidRDefault="00452F17" w:rsidP="007A0202">
      <w:pPr>
        <w:pStyle w:val="Ttulo2"/>
      </w:pPr>
      <w:bookmarkStart w:id="20" w:name="_Toc510713154"/>
      <w:bookmarkStart w:id="21" w:name="_Toc510713340"/>
      <w:bookmarkStart w:id="22" w:name="_Toc513531469"/>
      <w:r w:rsidRPr="00C50DD1">
        <w:t>EL PROBLEMA</w:t>
      </w:r>
      <w:bookmarkEnd w:id="20"/>
      <w:bookmarkEnd w:id="21"/>
      <w:bookmarkEnd w:id="22"/>
    </w:p>
    <w:p w:rsidR="00452F17" w:rsidRPr="00C5240F" w:rsidRDefault="00452F17" w:rsidP="008E7DB8">
      <w:pPr>
        <w:pStyle w:val="Ttulo3"/>
      </w:pPr>
      <w:bookmarkStart w:id="23" w:name="_Toc510713155"/>
      <w:bookmarkStart w:id="24" w:name="_Toc510713341"/>
      <w:bookmarkStart w:id="25" w:name="_Toc513531470"/>
      <w:r w:rsidRPr="00C5240F">
        <w:t>Antecedentes</w:t>
      </w:r>
      <w:bookmarkEnd w:id="23"/>
      <w:bookmarkEnd w:id="24"/>
      <w:bookmarkEnd w:id="25"/>
    </w:p>
    <w:p w:rsidR="00452F17" w:rsidRDefault="00452F17" w:rsidP="00C36285">
      <w:pPr>
        <w:spacing w:after="0"/>
        <w:rPr>
          <w:rFonts w:eastAsia="Times New Roman" w:cs="Times New Roman"/>
          <w:color w:val="000000"/>
          <w:szCs w:val="24"/>
          <w:lang w:eastAsia="es-ES"/>
        </w:rPr>
      </w:pPr>
      <w:r w:rsidRPr="00C50DD1">
        <w:rPr>
          <w:rFonts w:eastAsia="Times New Roman" w:cs="Times New Roman"/>
          <w:color w:val="000000"/>
          <w:szCs w:val="24"/>
          <w:lang w:eastAsia="es-ES"/>
        </w:rPr>
        <w:t xml:space="preserve">La biblioteca Sighart Klauss, es un departamento de </w:t>
      </w:r>
      <w:r w:rsidR="00530A0E" w:rsidRPr="00C50DD1">
        <w:rPr>
          <w:rFonts w:eastAsia="Times New Roman" w:cs="Times New Roman"/>
          <w:color w:val="000000"/>
          <w:szCs w:val="24"/>
          <w:lang w:eastAsia="es-ES"/>
        </w:rPr>
        <w:t>la Universidad Adventista de Bolivia (UAB), c</w:t>
      </w:r>
      <w:r w:rsidRPr="00C50DD1">
        <w:rPr>
          <w:rFonts w:eastAsia="Times New Roman" w:cs="Times New Roman"/>
          <w:color w:val="000000"/>
          <w:szCs w:val="24"/>
          <w:lang w:eastAsia="es-ES"/>
        </w:rPr>
        <w:t>uenta con un aproximado de 36.000 materiales bibliográficos. Sin contar los libros que cuenta la biblioteca del Colegio Adventista de Bolivia.</w:t>
      </w:r>
    </w:p>
    <w:p w:rsidR="00C36285" w:rsidRPr="00C50DD1" w:rsidRDefault="00C36285" w:rsidP="00C36285">
      <w:pPr>
        <w:spacing w:after="0"/>
        <w:rPr>
          <w:rFonts w:eastAsia="Times New Roman" w:cs="Times New Roman"/>
          <w:szCs w:val="24"/>
          <w:lang w:eastAsia="es-ES"/>
        </w:rPr>
      </w:pPr>
      <w:r w:rsidRPr="00C50DD1">
        <w:rPr>
          <w:rFonts w:eastAsia="Times New Roman" w:cs="Times New Roman"/>
          <w:color w:val="000000"/>
          <w:szCs w:val="24"/>
          <w:lang w:eastAsia="es-ES"/>
        </w:rPr>
        <w:t xml:space="preserve">Los pedidos </w:t>
      </w:r>
      <w:r>
        <w:rPr>
          <w:rFonts w:eastAsia="Times New Roman" w:cs="Times New Roman"/>
          <w:color w:val="000000"/>
          <w:szCs w:val="24"/>
          <w:lang w:eastAsia="es-ES"/>
        </w:rPr>
        <w:t xml:space="preserve">de </w:t>
      </w:r>
      <w:r w:rsidRPr="00C50DD1">
        <w:rPr>
          <w:rFonts w:eastAsia="Times New Roman" w:cs="Times New Roman"/>
          <w:color w:val="000000"/>
          <w:szCs w:val="24"/>
          <w:lang w:eastAsia="es-ES"/>
        </w:rPr>
        <w:t>nuevos materiales bibliográficos son realizados por los administradores de la biblioteca.</w:t>
      </w:r>
      <w:r>
        <w:rPr>
          <w:rFonts w:eastAsia="Times New Roman" w:cs="Times New Roman"/>
          <w:color w:val="000000"/>
          <w:szCs w:val="24"/>
          <w:lang w:eastAsia="es-ES"/>
        </w:rPr>
        <w:t xml:space="preserve"> </w:t>
      </w:r>
    </w:p>
    <w:p w:rsidR="00562E0B" w:rsidRDefault="00452F17" w:rsidP="00C50DD1">
      <w:pPr>
        <w:spacing w:after="0"/>
        <w:rPr>
          <w:rFonts w:eastAsia="Times New Roman" w:cs="Times New Roman"/>
          <w:color w:val="000000"/>
          <w:szCs w:val="24"/>
          <w:lang w:eastAsia="es-ES"/>
        </w:rPr>
      </w:pPr>
      <w:r w:rsidRPr="00C50DD1">
        <w:rPr>
          <w:rFonts w:eastAsia="Times New Roman" w:cs="Times New Roman"/>
          <w:color w:val="000000"/>
          <w:szCs w:val="24"/>
          <w:lang w:eastAsia="es-ES"/>
        </w:rPr>
        <w:t>La biblioteca es actualizada periódicamente con nuevos materiales bibliográficos como ser libros, tesis, proyectos de grado, mon</w:t>
      </w:r>
      <w:r w:rsidR="00562E0B">
        <w:rPr>
          <w:rFonts w:eastAsia="Times New Roman" w:cs="Times New Roman"/>
          <w:color w:val="000000"/>
          <w:szCs w:val="24"/>
          <w:lang w:eastAsia="es-ES"/>
        </w:rPr>
        <w:t>ografías, revistas y periódico.</w:t>
      </w:r>
    </w:p>
    <w:p w:rsidR="00C36285" w:rsidRDefault="00562E0B" w:rsidP="00C50DD1">
      <w:pPr>
        <w:spacing w:after="0"/>
        <w:rPr>
          <w:rFonts w:eastAsia="Times New Roman" w:cs="Times New Roman"/>
          <w:color w:val="000000"/>
          <w:szCs w:val="24"/>
          <w:lang w:eastAsia="es-ES"/>
        </w:rPr>
      </w:pPr>
      <w:r>
        <w:rPr>
          <w:rFonts w:eastAsia="Times New Roman" w:cs="Times New Roman"/>
          <w:color w:val="000000"/>
          <w:szCs w:val="24"/>
          <w:lang w:eastAsia="es-ES"/>
        </w:rPr>
        <w:t>L</w:t>
      </w:r>
      <w:r w:rsidRPr="00C50DD1">
        <w:rPr>
          <w:rFonts w:eastAsia="Times New Roman" w:cs="Times New Roman"/>
          <w:color w:val="000000"/>
          <w:szCs w:val="24"/>
          <w:lang w:eastAsia="es-ES"/>
        </w:rPr>
        <w:t>os administradores</w:t>
      </w:r>
      <w:r>
        <w:rPr>
          <w:rFonts w:eastAsia="Times New Roman" w:cs="Times New Roman"/>
          <w:color w:val="000000"/>
          <w:szCs w:val="24"/>
          <w:lang w:eastAsia="es-ES"/>
        </w:rPr>
        <w:t xml:space="preserve"> de la biblioteca son los encargados de realizar los</w:t>
      </w:r>
      <w:r w:rsidR="00C36285" w:rsidRPr="00C50DD1">
        <w:rPr>
          <w:rFonts w:eastAsia="Times New Roman" w:cs="Times New Roman"/>
          <w:color w:val="000000"/>
          <w:szCs w:val="24"/>
          <w:lang w:eastAsia="es-ES"/>
        </w:rPr>
        <w:t xml:space="preserve"> pedidos </w:t>
      </w:r>
      <w:r w:rsidR="00C36285">
        <w:rPr>
          <w:rFonts w:eastAsia="Times New Roman" w:cs="Times New Roman"/>
          <w:color w:val="000000"/>
          <w:szCs w:val="24"/>
          <w:lang w:eastAsia="es-ES"/>
        </w:rPr>
        <w:t xml:space="preserve">de </w:t>
      </w:r>
      <w:r w:rsidR="00C36285" w:rsidRPr="00C50DD1">
        <w:rPr>
          <w:rFonts w:eastAsia="Times New Roman" w:cs="Times New Roman"/>
          <w:color w:val="000000"/>
          <w:szCs w:val="24"/>
          <w:lang w:eastAsia="es-ES"/>
        </w:rPr>
        <w:t>nuevos materiales bibliográficos.</w:t>
      </w:r>
    </w:p>
    <w:p w:rsidR="00562E0B" w:rsidRDefault="008D29A2" w:rsidP="00562E0B">
      <w:pPr>
        <w:spacing w:after="0"/>
        <w:rPr>
          <w:rFonts w:eastAsia="Times New Roman" w:cs="Times New Roman"/>
          <w:color w:val="000000"/>
          <w:szCs w:val="24"/>
          <w:lang w:eastAsia="es-ES"/>
        </w:rPr>
      </w:pPr>
      <w:r>
        <w:rPr>
          <w:rFonts w:eastAsia="Times New Roman" w:cs="Times New Roman"/>
          <w:color w:val="000000"/>
          <w:szCs w:val="24"/>
          <w:lang w:eastAsia="es-ES"/>
        </w:rPr>
        <w:t>P</w:t>
      </w:r>
      <w:r w:rsidR="00562E0B">
        <w:rPr>
          <w:rFonts w:eastAsia="Times New Roman" w:cs="Times New Roman"/>
          <w:color w:val="000000"/>
          <w:szCs w:val="24"/>
          <w:lang w:eastAsia="es-ES"/>
        </w:rPr>
        <w:t>ara su registro</w:t>
      </w:r>
      <w:r>
        <w:rPr>
          <w:rFonts w:eastAsia="Times New Roman" w:cs="Times New Roman"/>
          <w:color w:val="000000"/>
          <w:szCs w:val="24"/>
          <w:lang w:eastAsia="es-ES"/>
        </w:rPr>
        <w:t xml:space="preserve"> de los libros y tesis</w:t>
      </w:r>
      <w:r w:rsidR="00562E0B">
        <w:rPr>
          <w:rFonts w:eastAsia="Times New Roman" w:cs="Times New Roman"/>
          <w:color w:val="000000"/>
          <w:szCs w:val="24"/>
          <w:lang w:eastAsia="es-ES"/>
        </w:rPr>
        <w:t xml:space="preserve"> se realiza estos pasos:</w:t>
      </w:r>
    </w:p>
    <w:p w:rsidR="00562E0B" w:rsidRDefault="008D29A2" w:rsidP="00562E0B">
      <w:pPr>
        <w:spacing w:after="0"/>
        <w:rPr>
          <w:rFonts w:eastAsia="Times New Roman" w:cs="Times New Roman"/>
          <w:color w:val="000000"/>
          <w:szCs w:val="24"/>
          <w:lang w:eastAsia="es-ES"/>
        </w:rPr>
      </w:pPr>
      <w:r>
        <w:rPr>
          <w:rFonts w:eastAsia="Times New Roman" w:cs="Times New Roman"/>
          <w:color w:val="000000"/>
          <w:szCs w:val="24"/>
          <w:lang w:eastAsia="es-ES"/>
        </w:rPr>
        <w:t>S</w:t>
      </w:r>
      <w:r w:rsidR="00562E0B">
        <w:rPr>
          <w:rFonts w:eastAsia="Times New Roman" w:cs="Times New Roman"/>
          <w:color w:val="000000"/>
          <w:szCs w:val="24"/>
          <w:lang w:eastAsia="es-ES"/>
        </w:rPr>
        <w:t xml:space="preserve">e </w:t>
      </w:r>
      <w:r w:rsidR="00562E0B" w:rsidRPr="00C50DD1">
        <w:rPr>
          <w:rFonts w:eastAsia="Times New Roman" w:cs="Times New Roman"/>
          <w:color w:val="000000"/>
          <w:szCs w:val="24"/>
          <w:lang w:eastAsia="es-ES"/>
        </w:rPr>
        <w:t>copia en un papel toda esta información: signatura topográfica, número de inventario, editorial, año de edición, tamaño, precio, autor, media, tipo de libro</w:t>
      </w:r>
      <w:r w:rsidR="00562E0B">
        <w:rPr>
          <w:rFonts w:eastAsia="Times New Roman" w:cs="Times New Roman"/>
          <w:color w:val="000000"/>
          <w:szCs w:val="24"/>
          <w:lang w:eastAsia="es-ES"/>
        </w:rPr>
        <w:t>, descriptores</w:t>
      </w:r>
      <w:r w:rsidR="00562E0B" w:rsidRPr="00C50DD1">
        <w:rPr>
          <w:rFonts w:eastAsia="Times New Roman" w:cs="Times New Roman"/>
          <w:color w:val="000000"/>
          <w:szCs w:val="24"/>
          <w:lang w:eastAsia="es-ES"/>
        </w:rPr>
        <w:t xml:space="preserve"> y su índice.</w:t>
      </w:r>
    </w:p>
    <w:p w:rsidR="008D29A2" w:rsidRDefault="008D29A2" w:rsidP="008D29A2">
      <w:pPr>
        <w:spacing w:after="0"/>
        <w:rPr>
          <w:rFonts w:eastAsia="Times New Roman" w:cs="Times New Roman"/>
          <w:color w:val="000000"/>
          <w:szCs w:val="24"/>
          <w:lang w:eastAsia="es-ES"/>
        </w:rPr>
      </w:pPr>
      <w:r>
        <w:rPr>
          <w:rFonts w:eastAsia="Times New Roman" w:cs="Times New Roman"/>
          <w:color w:val="000000"/>
          <w:szCs w:val="24"/>
          <w:lang w:eastAsia="es-ES"/>
        </w:rPr>
        <w:t xml:space="preserve">También </w:t>
      </w:r>
      <w:r w:rsidRPr="00C50DD1">
        <w:rPr>
          <w:rFonts w:eastAsia="Times New Roman" w:cs="Times New Roman"/>
          <w:color w:val="000000"/>
          <w:szCs w:val="24"/>
          <w:lang w:eastAsia="es-ES"/>
        </w:rPr>
        <w:t>pasan por</w:t>
      </w:r>
      <w:r>
        <w:rPr>
          <w:rFonts w:eastAsia="Times New Roman" w:cs="Times New Roman"/>
          <w:color w:val="000000"/>
          <w:szCs w:val="24"/>
          <w:lang w:eastAsia="es-ES"/>
        </w:rPr>
        <w:t xml:space="preserve"> un criterio de selección. A</w:t>
      </w:r>
      <w:r w:rsidRPr="00C50DD1">
        <w:rPr>
          <w:rFonts w:eastAsia="Times New Roman" w:cs="Times New Roman"/>
          <w:color w:val="000000"/>
          <w:szCs w:val="24"/>
          <w:lang w:eastAsia="es-ES"/>
        </w:rPr>
        <w:t xml:space="preserve"> esta etapa se </w:t>
      </w:r>
      <w:r>
        <w:rPr>
          <w:rFonts w:eastAsia="Times New Roman" w:cs="Times New Roman"/>
          <w:color w:val="000000"/>
          <w:szCs w:val="24"/>
          <w:lang w:eastAsia="es-ES"/>
        </w:rPr>
        <w:t>lo conoce como la clasificación, l</w:t>
      </w:r>
      <w:r w:rsidRPr="00C50DD1">
        <w:rPr>
          <w:rFonts w:eastAsia="Times New Roman" w:cs="Times New Roman"/>
          <w:color w:val="000000"/>
          <w:szCs w:val="24"/>
          <w:lang w:eastAsia="es-ES"/>
        </w:rPr>
        <w:t>a clasificación consiste en dotar al libro o tesis un código (signatura topográfica) que son generados en la clasificación DEWEY que se co</w:t>
      </w:r>
      <w:r>
        <w:rPr>
          <w:rFonts w:eastAsia="Times New Roman" w:cs="Times New Roman"/>
          <w:color w:val="000000"/>
          <w:szCs w:val="24"/>
          <w:lang w:eastAsia="es-ES"/>
        </w:rPr>
        <w:t>nstruye en base a su contenido.</w:t>
      </w:r>
    </w:p>
    <w:p w:rsidR="008D29A2" w:rsidRPr="00C50DD1" w:rsidRDefault="008D29A2" w:rsidP="00562E0B">
      <w:pPr>
        <w:spacing w:after="0"/>
        <w:rPr>
          <w:rFonts w:eastAsia="Times New Roman" w:cs="Times New Roman"/>
          <w:color w:val="000000"/>
          <w:szCs w:val="24"/>
          <w:lang w:eastAsia="es-ES"/>
        </w:rPr>
      </w:pPr>
      <w:r>
        <w:rPr>
          <w:rFonts w:eastAsia="Times New Roman" w:cs="Times New Roman"/>
          <w:color w:val="000000"/>
          <w:szCs w:val="24"/>
          <w:lang w:eastAsia="es-ES"/>
        </w:rPr>
        <w:t xml:space="preserve">Para consolidar que los </w:t>
      </w:r>
      <w:r w:rsidRPr="00C50DD1">
        <w:rPr>
          <w:rFonts w:eastAsia="Times New Roman" w:cs="Times New Roman"/>
          <w:color w:val="000000"/>
          <w:szCs w:val="24"/>
          <w:lang w:eastAsia="es-ES"/>
        </w:rPr>
        <w:t>materiales bibliográficos</w:t>
      </w:r>
      <w:r>
        <w:rPr>
          <w:rFonts w:eastAsia="Times New Roman" w:cs="Times New Roman"/>
          <w:color w:val="000000"/>
          <w:szCs w:val="24"/>
          <w:lang w:eastAsia="es-ES"/>
        </w:rPr>
        <w:t xml:space="preserve"> </w:t>
      </w:r>
      <w:r w:rsidR="00453FEA">
        <w:rPr>
          <w:rFonts w:eastAsia="Times New Roman" w:cs="Times New Roman"/>
          <w:color w:val="000000"/>
          <w:szCs w:val="24"/>
          <w:lang w:eastAsia="es-ES"/>
        </w:rPr>
        <w:t>pertenecen</w:t>
      </w:r>
      <w:r>
        <w:rPr>
          <w:rFonts w:eastAsia="Times New Roman" w:cs="Times New Roman"/>
          <w:color w:val="000000"/>
          <w:szCs w:val="24"/>
          <w:lang w:eastAsia="es-ES"/>
        </w:rPr>
        <w:t xml:space="preserve"> como patrimonio de la biblioteca también</w:t>
      </w:r>
      <w:r w:rsidRPr="00C50DD1">
        <w:rPr>
          <w:rFonts w:eastAsia="Times New Roman" w:cs="Times New Roman"/>
          <w:color w:val="000000"/>
          <w:szCs w:val="24"/>
          <w:lang w:eastAsia="es-ES"/>
        </w:rPr>
        <w:t xml:space="preserve"> </w:t>
      </w:r>
      <w:r>
        <w:rPr>
          <w:rFonts w:eastAsia="Times New Roman" w:cs="Times New Roman"/>
          <w:color w:val="000000"/>
          <w:szCs w:val="24"/>
          <w:lang w:eastAsia="es-ES"/>
        </w:rPr>
        <w:t xml:space="preserve">son </w:t>
      </w:r>
      <w:r w:rsidRPr="00C50DD1">
        <w:rPr>
          <w:rFonts w:eastAsia="Times New Roman" w:cs="Times New Roman"/>
          <w:color w:val="000000"/>
          <w:szCs w:val="24"/>
          <w:lang w:eastAsia="es-ES"/>
        </w:rPr>
        <w:t>asignado</w:t>
      </w:r>
      <w:r>
        <w:rPr>
          <w:rFonts w:eastAsia="Times New Roman" w:cs="Times New Roman"/>
          <w:color w:val="000000"/>
          <w:szCs w:val="24"/>
          <w:lang w:eastAsia="es-ES"/>
        </w:rPr>
        <w:t>s un número de inventario</w:t>
      </w:r>
      <w:r w:rsidRPr="00C50DD1">
        <w:rPr>
          <w:rFonts w:eastAsia="Times New Roman" w:cs="Times New Roman"/>
          <w:color w:val="000000"/>
          <w:szCs w:val="24"/>
          <w:lang w:eastAsia="es-ES"/>
        </w:rPr>
        <w:t>.</w:t>
      </w:r>
    </w:p>
    <w:p w:rsidR="00562E0B" w:rsidRPr="00C50DD1" w:rsidRDefault="008D29A2" w:rsidP="00562E0B">
      <w:pPr>
        <w:spacing w:after="0"/>
        <w:rPr>
          <w:rFonts w:eastAsia="Times New Roman" w:cs="Times New Roman"/>
          <w:color w:val="000000"/>
          <w:szCs w:val="24"/>
          <w:lang w:eastAsia="es-ES"/>
        </w:rPr>
      </w:pPr>
      <w:r>
        <w:rPr>
          <w:rFonts w:eastAsia="Times New Roman" w:cs="Times New Roman"/>
          <w:color w:val="000000"/>
          <w:szCs w:val="24"/>
          <w:lang w:eastAsia="es-ES"/>
        </w:rPr>
        <w:t>Una vez recolectado toda esta información s</w:t>
      </w:r>
      <w:r w:rsidR="00562E0B" w:rsidRPr="00C50DD1">
        <w:rPr>
          <w:rFonts w:eastAsia="Times New Roman" w:cs="Times New Roman"/>
          <w:color w:val="000000"/>
          <w:szCs w:val="24"/>
          <w:lang w:eastAsia="es-ES"/>
        </w:rPr>
        <w:t>e transcribe a máquina de escribir su ficha topográfica con todos los datos generados y extraídos de</w:t>
      </w:r>
      <w:r>
        <w:rPr>
          <w:rFonts w:eastAsia="Times New Roman" w:cs="Times New Roman"/>
          <w:color w:val="000000"/>
          <w:szCs w:val="24"/>
          <w:lang w:eastAsia="es-ES"/>
        </w:rPr>
        <w:t xml:space="preserve"> </w:t>
      </w:r>
      <w:r w:rsidR="00562E0B" w:rsidRPr="00C50DD1">
        <w:rPr>
          <w:rFonts w:eastAsia="Times New Roman" w:cs="Times New Roman"/>
          <w:color w:val="000000"/>
          <w:szCs w:val="24"/>
          <w:lang w:eastAsia="es-ES"/>
        </w:rPr>
        <w:t>l</w:t>
      </w:r>
      <w:r>
        <w:rPr>
          <w:rFonts w:eastAsia="Times New Roman" w:cs="Times New Roman"/>
          <w:color w:val="000000"/>
          <w:szCs w:val="24"/>
          <w:lang w:eastAsia="es-ES"/>
        </w:rPr>
        <w:t>os</w:t>
      </w:r>
      <w:r w:rsidR="00562E0B" w:rsidRPr="00C50DD1">
        <w:rPr>
          <w:rFonts w:eastAsia="Times New Roman" w:cs="Times New Roman"/>
          <w:color w:val="000000"/>
          <w:szCs w:val="24"/>
          <w:lang w:eastAsia="es-ES"/>
        </w:rPr>
        <w:t xml:space="preserve"> </w:t>
      </w:r>
      <w:r w:rsidRPr="00C50DD1">
        <w:rPr>
          <w:rFonts w:eastAsia="Times New Roman" w:cs="Times New Roman"/>
          <w:color w:val="000000"/>
          <w:szCs w:val="24"/>
          <w:lang w:eastAsia="es-ES"/>
        </w:rPr>
        <w:t xml:space="preserve">materiales bibliográficos </w:t>
      </w:r>
      <w:r w:rsidR="00562E0B" w:rsidRPr="00C50DD1">
        <w:rPr>
          <w:rFonts w:eastAsia="Times New Roman" w:cs="Times New Roman"/>
          <w:color w:val="000000"/>
          <w:szCs w:val="24"/>
          <w:lang w:eastAsia="es-ES"/>
        </w:rPr>
        <w:t>y es trasladado al muestrario de fichas topográficas.</w:t>
      </w:r>
    </w:p>
    <w:p w:rsidR="008E45C7" w:rsidRPr="00C50DD1" w:rsidRDefault="00452F17" w:rsidP="00C50DD1">
      <w:pPr>
        <w:spacing w:after="0"/>
        <w:rPr>
          <w:rFonts w:eastAsia="Times New Roman" w:cs="Times New Roman"/>
          <w:szCs w:val="24"/>
          <w:lang w:eastAsia="es-ES"/>
        </w:rPr>
      </w:pPr>
      <w:r w:rsidRPr="00C50DD1">
        <w:rPr>
          <w:rFonts w:eastAsia="Times New Roman" w:cs="Times New Roman"/>
          <w:color w:val="000000"/>
          <w:szCs w:val="24"/>
          <w:lang w:eastAsia="es-ES"/>
        </w:rPr>
        <w:t>Por último se registra el libro o tesis al sistema y es trasladado a su pabellón (Sala asignada) correspondiente para que el encargado ya pueda realizar un préstamo.</w:t>
      </w:r>
    </w:p>
    <w:p w:rsidR="00CA42D9" w:rsidRPr="00C50DD1" w:rsidRDefault="008E45C7" w:rsidP="00C50DD1">
      <w:pPr>
        <w:spacing w:after="0"/>
        <w:rPr>
          <w:rFonts w:eastAsia="Times New Roman" w:cs="Times New Roman"/>
          <w:szCs w:val="24"/>
          <w:lang w:eastAsia="es-ES"/>
        </w:rPr>
      </w:pPr>
      <w:r>
        <w:rPr>
          <w:rFonts w:eastAsia="Times New Roman" w:cs="Times New Roman"/>
          <w:color w:val="000000"/>
          <w:szCs w:val="24"/>
          <w:lang w:eastAsia="es-ES"/>
        </w:rPr>
        <w:t>Existe una suscripción en l</w:t>
      </w:r>
      <w:r w:rsidR="00CA42D9" w:rsidRPr="00C50DD1">
        <w:rPr>
          <w:rFonts w:eastAsia="Times New Roman" w:cs="Times New Roman"/>
          <w:color w:val="000000"/>
          <w:szCs w:val="24"/>
          <w:lang w:eastAsia="es-ES"/>
        </w:rPr>
        <w:t>os periód</w:t>
      </w:r>
      <w:r w:rsidR="00276A1D">
        <w:rPr>
          <w:rFonts w:eastAsia="Times New Roman" w:cs="Times New Roman"/>
          <w:color w:val="000000"/>
          <w:szCs w:val="24"/>
          <w:lang w:eastAsia="es-ES"/>
        </w:rPr>
        <w:t xml:space="preserve">icos de </w:t>
      </w:r>
      <w:r w:rsidR="00A20DD8">
        <w:rPr>
          <w:rFonts w:eastAsia="Times New Roman" w:cs="Times New Roman"/>
          <w:color w:val="000000"/>
          <w:szCs w:val="24"/>
          <w:lang w:eastAsia="es-ES"/>
        </w:rPr>
        <w:t>L</w:t>
      </w:r>
      <w:r w:rsidR="00276A1D">
        <w:rPr>
          <w:rFonts w:eastAsia="Times New Roman" w:cs="Times New Roman"/>
          <w:color w:val="000000"/>
          <w:szCs w:val="24"/>
          <w:lang w:eastAsia="es-ES"/>
        </w:rPr>
        <w:t xml:space="preserve">os </w:t>
      </w:r>
      <w:r w:rsidR="00A20DD8">
        <w:rPr>
          <w:rFonts w:eastAsia="Times New Roman" w:cs="Times New Roman"/>
          <w:color w:val="000000"/>
          <w:szCs w:val="24"/>
          <w:lang w:eastAsia="es-ES"/>
        </w:rPr>
        <w:t>T</w:t>
      </w:r>
      <w:r w:rsidR="00CA42D9" w:rsidRPr="00C50DD1">
        <w:rPr>
          <w:rFonts w:eastAsia="Times New Roman" w:cs="Times New Roman"/>
          <w:color w:val="000000"/>
          <w:szCs w:val="24"/>
          <w:lang w:eastAsia="es-ES"/>
        </w:rPr>
        <w:t>iempo</w:t>
      </w:r>
      <w:r w:rsidR="00683F4C" w:rsidRPr="00C50DD1">
        <w:rPr>
          <w:rFonts w:eastAsia="Times New Roman" w:cs="Times New Roman"/>
          <w:color w:val="000000"/>
          <w:szCs w:val="24"/>
          <w:lang w:eastAsia="es-ES"/>
        </w:rPr>
        <w:t>s</w:t>
      </w:r>
      <w:r w:rsidR="00CA42D9" w:rsidRPr="00C50DD1">
        <w:rPr>
          <w:rFonts w:eastAsia="Times New Roman" w:cs="Times New Roman"/>
          <w:color w:val="000000"/>
          <w:szCs w:val="24"/>
          <w:lang w:eastAsia="es-ES"/>
        </w:rPr>
        <w:t xml:space="preserve"> y Opinión</w:t>
      </w:r>
      <w:r w:rsidR="00A20DD8">
        <w:rPr>
          <w:rFonts w:eastAsia="Times New Roman" w:cs="Times New Roman"/>
          <w:color w:val="000000"/>
          <w:szCs w:val="24"/>
          <w:lang w:eastAsia="es-ES"/>
        </w:rPr>
        <w:t xml:space="preserve"> desde hace 5 años,</w:t>
      </w:r>
      <w:r w:rsidR="00CA42D9" w:rsidRPr="00C50DD1">
        <w:rPr>
          <w:rFonts w:eastAsia="Times New Roman" w:cs="Times New Roman"/>
          <w:color w:val="000000"/>
          <w:szCs w:val="24"/>
          <w:lang w:eastAsia="es-ES"/>
        </w:rPr>
        <w:t xml:space="preserve"> </w:t>
      </w:r>
      <w:r w:rsidR="00A20DD8">
        <w:rPr>
          <w:rFonts w:eastAsia="Times New Roman" w:cs="Times New Roman"/>
          <w:color w:val="000000"/>
          <w:szCs w:val="24"/>
          <w:lang w:eastAsia="es-ES"/>
        </w:rPr>
        <w:t>e</w:t>
      </w:r>
      <w:r w:rsidR="00CA42D9" w:rsidRPr="00C50DD1">
        <w:rPr>
          <w:rFonts w:eastAsia="Times New Roman" w:cs="Times New Roman"/>
          <w:color w:val="000000"/>
          <w:szCs w:val="24"/>
          <w:lang w:eastAsia="es-ES"/>
        </w:rPr>
        <w:t>stos son almacenados directamente y no existe ningún registro digital.</w:t>
      </w:r>
    </w:p>
    <w:p w:rsidR="00A20DD8" w:rsidRPr="00C50DD1" w:rsidRDefault="00CA42D9" w:rsidP="00C50DD1">
      <w:pPr>
        <w:spacing w:after="0"/>
        <w:rPr>
          <w:rFonts w:eastAsia="Times New Roman" w:cs="Times New Roman"/>
          <w:color w:val="000000"/>
          <w:szCs w:val="24"/>
          <w:lang w:eastAsia="es-ES"/>
        </w:rPr>
      </w:pPr>
      <w:r w:rsidRPr="00C50DD1">
        <w:rPr>
          <w:rFonts w:eastAsia="Times New Roman" w:cs="Times New Roman"/>
          <w:color w:val="000000"/>
          <w:szCs w:val="24"/>
          <w:lang w:eastAsia="es-ES"/>
        </w:rPr>
        <w:lastRenderedPageBreak/>
        <w:t>La biblioteca cuenta con sistema que fue desarrollado por el practicante Moisés Fernández Q. el año 2006, cuenta con funcionalidad para gestionar libros</w:t>
      </w:r>
      <w:r w:rsidR="008E45C7">
        <w:rPr>
          <w:rFonts w:eastAsia="Times New Roman" w:cs="Times New Roman"/>
          <w:color w:val="000000"/>
          <w:szCs w:val="24"/>
          <w:lang w:eastAsia="es-ES"/>
        </w:rPr>
        <w:t>,</w:t>
      </w:r>
      <w:r w:rsidR="00A20DD8">
        <w:rPr>
          <w:rFonts w:eastAsia="Times New Roman" w:cs="Times New Roman"/>
          <w:color w:val="000000"/>
          <w:szCs w:val="24"/>
          <w:lang w:eastAsia="es-ES"/>
        </w:rPr>
        <w:t xml:space="preserve"> tesis y un buscador, actualmente el sistema se encuentra sin soporte técnico de la UAB.</w:t>
      </w:r>
    </w:p>
    <w:p w:rsidR="005A64BD" w:rsidRPr="00C50DD1" w:rsidRDefault="00452F17" w:rsidP="00C50DD1">
      <w:pPr>
        <w:spacing w:after="0"/>
        <w:rPr>
          <w:rFonts w:eastAsia="Times New Roman" w:cs="Times New Roman"/>
          <w:color w:val="000000"/>
          <w:szCs w:val="24"/>
          <w:lang w:eastAsia="es-ES"/>
        </w:rPr>
      </w:pPr>
      <w:r w:rsidRPr="00C50DD1">
        <w:rPr>
          <w:rFonts w:eastAsia="Times New Roman" w:cs="Times New Roman"/>
          <w:color w:val="000000"/>
          <w:szCs w:val="24"/>
          <w:lang w:eastAsia="es-ES"/>
        </w:rPr>
        <w:t xml:space="preserve">Con el sistema el lector </w:t>
      </w:r>
      <w:r w:rsidR="00A20DD8">
        <w:rPr>
          <w:rFonts w:eastAsia="Times New Roman" w:cs="Times New Roman"/>
          <w:color w:val="000000"/>
          <w:szCs w:val="24"/>
          <w:lang w:eastAsia="es-ES"/>
        </w:rPr>
        <w:t>puede realizar búsqueda</w:t>
      </w:r>
      <w:r w:rsidR="008E45C7">
        <w:rPr>
          <w:rFonts w:eastAsia="Times New Roman" w:cs="Times New Roman"/>
          <w:color w:val="000000"/>
          <w:szCs w:val="24"/>
          <w:lang w:eastAsia="es-ES"/>
        </w:rPr>
        <w:t>s</w:t>
      </w:r>
      <w:r w:rsidR="00A20DD8">
        <w:rPr>
          <w:rFonts w:eastAsia="Times New Roman" w:cs="Times New Roman"/>
          <w:color w:val="000000"/>
          <w:szCs w:val="24"/>
          <w:lang w:eastAsia="es-ES"/>
        </w:rPr>
        <w:t xml:space="preserve"> por t</w:t>
      </w:r>
      <w:r w:rsidR="00A20DD8" w:rsidRPr="00C50DD1">
        <w:rPr>
          <w:rFonts w:eastAsia="Times New Roman" w:cs="Times New Roman"/>
          <w:color w:val="000000"/>
          <w:szCs w:val="24"/>
          <w:lang w:eastAsia="es-ES"/>
        </w:rPr>
        <w:t>ítulo</w:t>
      </w:r>
      <w:r w:rsidRPr="00C50DD1">
        <w:rPr>
          <w:rFonts w:eastAsia="Times New Roman" w:cs="Times New Roman"/>
          <w:color w:val="000000"/>
          <w:szCs w:val="24"/>
          <w:lang w:eastAsia="es-ES"/>
        </w:rPr>
        <w:t xml:space="preserve">, </w:t>
      </w:r>
      <w:r w:rsidR="00A20DD8">
        <w:rPr>
          <w:rFonts w:eastAsia="Times New Roman" w:cs="Times New Roman"/>
          <w:color w:val="000000"/>
          <w:szCs w:val="24"/>
          <w:lang w:eastAsia="es-ES"/>
        </w:rPr>
        <w:t>a</w:t>
      </w:r>
      <w:r w:rsidRPr="00C50DD1">
        <w:rPr>
          <w:rFonts w:eastAsia="Times New Roman" w:cs="Times New Roman"/>
          <w:color w:val="000000"/>
          <w:szCs w:val="24"/>
          <w:lang w:eastAsia="es-ES"/>
        </w:rPr>
        <w:t xml:space="preserve">utor, </w:t>
      </w:r>
      <w:r w:rsidR="00A20DD8">
        <w:rPr>
          <w:rFonts w:eastAsia="Times New Roman" w:cs="Times New Roman"/>
          <w:color w:val="000000"/>
          <w:szCs w:val="24"/>
          <w:lang w:eastAsia="es-ES"/>
        </w:rPr>
        <w:t>t</w:t>
      </w:r>
      <w:r w:rsidRPr="00C50DD1">
        <w:rPr>
          <w:rFonts w:eastAsia="Times New Roman" w:cs="Times New Roman"/>
          <w:color w:val="000000"/>
          <w:szCs w:val="24"/>
          <w:lang w:eastAsia="es-ES"/>
        </w:rPr>
        <w:t xml:space="preserve">ema, y </w:t>
      </w:r>
      <w:r w:rsidR="00A20DD8">
        <w:rPr>
          <w:rFonts w:eastAsia="Times New Roman" w:cs="Times New Roman"/>
          <w:color w:val="000000"/>
          <w:szCs w:val="24"/>
          <w:lang w:eastAsia="es-ES"/>
        </w:rPr>
        <w:t>a</w:t>
      </w:r>
      <w:r w:rsidRPr="00C50DD1">
        <w:rPr>
          <w:rFonts w:eastAsia="Times New Roman" w:cs="Times New Roman"/>
          <w:color w:val="000000"/>
          <w:szCs w:val="24"/>
          <w:lang w:eastAsia="es-ES"/>
        </w:rPr>
        <w:t>ño,</w:t>
      </w:r>
      <w:r w:rsidR="002B03F9" w:rsidRPr="00C50DD1">
        <w:rPr>
          <w:rFonts w:eastAsia="Times New Roman" w:cs="Times New Roman"/>
          <w:color w:val="000000"/>
          <w:szCs w:val="24"/>
          <w:lang w:eastAsia="es-ES"/>
        </w:rPr>
        <w:t xml:space="preserve"> </w:t>
      </w:r>
      <w:r w:rsidR="00A20DD8">
        <w:rPr>
          <w:rFonts w:eastAsia="Times New Roman" w:cs="Times New Roman"/>
          <w:color w:val="000000"/>
          <w:szCs w:val="24"/>
          <w:lang w:eastAsia="es-ES"/>
        </w:rPr>
        <w:t>l</w:t>
      </w:r>
      <w:r w:rsidR="002B03F9" w:rsidRPr="00C50DD1">
        <w:rPr>
          <w:rFonts w:eastAsia="Times New Roman" w:cs="Times New Roman"/>
          <w:szCs w:val="24"/>
          <w:lang w:eastAsia="es-ES"/>
        </w:rPr>
        <w:t xml:space="preserve">a búsqueda no diferencia entre mayúsculas y minúsculas o acentos de las palabras que componen el </w:t>
      </w:r>
      <w:r w:rsidR="00453FEA" w:rsidRPr="00C50DD1">
        <w:rPr>
          <w:rFonts w:eastAsia="Times New Roman" w:cs="Times New Roman"/>
          <w:szCs w:val="24"/>
          <w:lang w:eastAsia="es-ES"/>
        </w:rPr>
        <w:t>título</w:t>
      </w:r>
      <w:r w:rsidR="008E45C7">
        <w:rPr>
          <w:rFonts w:eastAsia="Times New Roman" w:cs="Times New Roman"/>
          <w:szCs w:val="24"/>
          <w:lang w:eastAsia="es-ES"/>
        </w:rPr>
        <w:t>, índice</w:t>
      </w:r>
      <w:r w:rsidR="002B03F9" w:rsidRPr="00C50DD1">
        <w:rPr>
          <w:rFonts w:eastAsia="Times New Roman" w:cs="Times New Roman"/>
          <w:szCs w:val="24"/>
          <w:lang w:eastAsia="es-ES"/>
        </w:rPr>
        <w:t xml:space="preserve"> o sus descriptores. </w:t>
      </w:r>
      <w:r w:rsidR="002B03F9" w:rsidRPr="00C50DD1">
        <w:rPr>
          <w:rFonts w:eastAsia="Times New Roman" w:cs="Times New Roman"/>
          <w:color w:val="000000"/>
          <w:szCs w:val="24"/>
          <w:lang w:eastAsia="es-ES"/>
        </w:rPr>
        <w:t>Como alternativa el lector tiene habilitado un libro</w:t>
      </w:r>
      <w:r w:rsidR="008E45C7">
        <w:rPr>
          <w:rFonts w:eastAsia="Times New Roman" w:cs="Times New Roman"/>
          <w:color w:val="000000"/>
          <w:szCs w:val="24"/>
          <w:lang w:eastAsia="es-ES"/>
        </w:rPr>
        <w:t xml:space="preserve"> físico</w:t>
      </w:r>
      <w:r w:rsidR="002B03F9" w:rsidRPr="00C50DD1">
        <w:rPr>
          <w:rFonts w:eastAsia="Times New Roman" w:cs="Times New Roman"/>
          <w:color w:val="000000"/>
          <w:szCs w:val="24"/>
          <w:lang w:eastAsia="es-ES"/>
        </w:rPr>
        <w:t xml:space="preserve"> de búsqueda en cada pabellón con información del título y autor.</w:t>
      </w:r>
    </w:p>
    <w:p w:rsidR="00452F17" w:rsidRPr="00C50DD1" w:rsidRDefault="00452F17" w:rsidP="00C50DD1">
      <w:pPr>
        <w:spacing w:after="0"/>
        <w:rPr>
          <w:rFonts w:eastAsia="Times New Roman" w:cs="Times New Roman"/>
          <w:szCs w:val="24"/>
          <w:lang w:eastAsia="es-ES"/>
        </w:rPr>
      </w:pPr>
      <w:r w:rsidRPr="00C50DD1">
        <w:rPr>
          <w:rFonts w:eastAsia="Times New Roman" w:cs="Times New Roman"/>
          <w:color w:val="000000"/>
          <w:szCs w:val="24"/>
          <w:lang w:eastAsia="es-ES"/>
        </w:rPr>
        <w:t xml:space="preserve">Una vez que el lector decidió que libró va a llevar prestado, copia la referencia del libro en una ficha de búsqueda. Esta ficha de búsqueda es </w:t>
      </w:r>
      <w:r w:rsidR="006848D7" w:rsidRPr="00C50DD1">
        <w:rPr>
          <w:rFonts w:eastAsia="Times New Roman" w:cs="Times New Roman"/>
          <w:color w:val="000000"/>
          <w:szCs w:val="24"/>
          <w:lang w:eastAsia="es-ES"/>
        </w:rPr>
        <w:t>llenada</w:t>
      </w:r>
      <w:r w:rsidRPr="00C50DD1">
        <w:rPr>
          <w:rFonts w:eastAsia="Times New Roman" w:cs="Times New Roman"/>
          <w:color w:val="000000"/>
          <w:szCs w:val="24"/>
          <w:lang w:eastAsia="es-ES"/>
        </w:rPr>
        <w:t xml:space="preserve"> manualmente con información del libro como ser el título, autor y signatura topográfica</w:t>
      </w:r>
      <w:r w:rsidR="002B03F9" w:rsidRPr="00C50DD1">
        <w:rPr>
          <w:rFonts w:eastAsia="Times New Roman" w:cs="Times New Roman"/>
          <w:color w:val="000000"/>
          <w:szCs w:val="24"/>
          <w:lang w:eastAsia="es-ES"/>
        </w:rPr>
        <w:t>.</w:t>
      </w:r>
      <w:r w:rsidRPr="00C50DD1">
        <w:rPr>
          <w:rFonts w:eastAsia="Times New Roman" w:cs="Times New Roman"/>
          <w:color w:val="000000"/>
          <w:szCs w:val="24"/>
          <w:lang w:eastAsia="es-ES"/>
        </w:rPr>
        <w:t xml:space="preserve"> También, es llenado con in</w:t>
      </w:r>
      <w:r w:rsidR="00A20DD8">
        <w:rPr>
          <w:rFonts w:eastAsia="Times New Roman" w:cs="Times New Roman"/>
          <w:color w:val="000000"/>
          <w:szCs w:val="24"/>
          <w:lang w:eastAsia="es-ES"/>
        </w:rPr>
        <w:t>formación del lector, estatus (estudiante, do</w:t>
      </w:r>
      <w:r w:rsidRPr="00C50DD1">
        <w:rPr>
          <w:rFonts w:eastAsia="Times New Roman" w:cs="Times New Roman"/>
          <w:color w:val="000000"/>
          <w:szCs w:val="24"/>
          <w:lang w:eastAsia="es-ES"/>
        </w:rPr>
        <w:t xml:space="preserve">cente, </w:t>
      </w:r>
      <w:r w:rsidR="00A20DD8">
        <w:rPr>
          <w:rFonts w:eastAsia="Times New Roman" w:cs="Times New Roman"/>
          <w:color w:val="000000"/>
          <w:szCs w:val="24"/>
          <w:lang w:eastAsia="es-ES"/>
        </w:rPr>
        <w:t>a</w:t>
      </w:r>
      <w:r w:rsidRPr="00C50DD1">
        <w:rPr>
          <w:rFonts w:eastAsia="Times New Roman" w:cs="Times New Roman"/>
          <w:color w:val="000000"/>
          <w:szCs w:val="24"/>
          <w:lang w:eastAsia="es-ES"/>
        </w:rPr>
        <w:t>dministrad</w:t>
      </w:r>
      <w:r w:rsidR="00A20DD8">
        <w:rPr>
          <w:rFonts w:eastAsia="Times New Roman" w:cs="Times New Roman"/>
          <w:color w:val="000000"/>
          <w:szCs w:val="24"/>
          <w:lang w:eastAsia="es-ES"/>
        </w:rPr>
        <w:t>or o v</w:t>
      </w:r>
      <w:r w:rsidRPr="00C50DD1">
        <w:rPr>
          <w:rFonts w:eastAsia="Times New Roman" w:cs="Times New Roman"/>
          <w:color w:val="000000"/>
          <w:szCs w:val="24"/>
          <w:lang w:eastAsia="es-ES"/>
        </w:rPr>
        <w:t>isitante), facultad a la que pertenece y la fecha, esta información sirve para realizar los reportes que periódicamente la administración de la biblioteca pública para conocimiento general</w:t>
      </w:r>
      <w:r w:rsidR="008E45C7">
        <w:rPr>
          <w:rFonts w:eastAsia="Times New Roman" w:cs="Times New Roman"/>
          <w:color w:val="000000"/>
          <w:szCs w:val="24"/>
          <w:lang w:eastAsia="es-ES"/>
        </w:rPr>
        <w:t xml:space="preserve"> de la UAB</w:t>
      </w:r>
      <w:r w:rsidRPr="00C50DD1">
        <w:rPr>
          <w:rFonts w:eastAsia="Times New Roman" w:cs="Times New Roman"/>
          <w:color w:val="000000"/>
          <w:szCs w:val="24"/>
          <w:lang w:eastAsia="es-ES"/>
        </w:rPr>
        <w:t>.</w:t>
      </w:r>
    </w:p>
    <w:p w:rsidR="00452F17" w:rsidRPr="00C50DD1" w:rsidRDefault="00452F17" w:rsidP="00C50DD1">
      <w:pPr>
        <w:spacing w:after="0"/>
        <w:rPr>
          <w:rFonts w:eastAsia="Times New Roman" w:cs="Times New Roman"/>
          <w:szCs w:val="24"/>
          <w:lang w:eastAsia="es-ES"/>
        </w:rPr>
      </w:pPr>
      <w:r w:rsidRPr="00C50DD1">
        <w:rPr>
          <w:rFonts w:eastAsia="Times New Roman" w:cs="Times New Roman"/>
          <w:color w:val="000000"/>
          <w:szCs w:val="24"/>
          <w:lang w:eastAsia="es-ES"/>
        </w:rPr>
        <w:t>El horario de atención se refleja en la siguiente tabla:</w:t>
      </w:r>
    </w:p>
    <w:p w:rsidR="00452F17" w:rsidRPr="00C50DD1" w:rsidRDefault="00452F17" w:rsidP="00C50DD1">
      <w:pPr>
        <w:spacing w:after="0"/>
        <w:rPr>
          <w:rFonts w:eastAsia="Times New Roman" w:cs="Times New Roman"/>
          <w:szCs w:val="24"/>
          <w:lang w:eastAsia="es-ES"/>
        </w:rPr>
      </w:pPr>
    </w:p>
    <w:tbl>
      <w:tblPr>
        <w:tblW w:w="0" w:type="auto"/>
        <w:tblInd w:w="1503" w:type="dxa"/>
        <w:tblCellMar>
          <w:top w:w="15" w:type="dxa"/>
          <w:left w:w="15" w:type="dxa"/>
          <w:bottom w:w="15" w:type="dxa"/>
          <w:right w:w="15" w:type="dxa"/>
        </w:tblCellMar>
        <w:tblLook w:val="04A0" w:firstRow="1" w:lastRow="0" w:firstColumn="1" w:lastColumn="0" w:noHBand="0" w:noVBand="1"/>
      </w:tblPr>
      <w:tblGrid>
        <w:gridCol w:w="4053"/>
        <w:gridCol w:w="1454"/>
      </w:tblGrid>
      <w:tr w:rsidR="00452F17" w:rsidRPr="00C50DD1" w:rsidTr="00452F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F17" w:rsidRPr="00C50DD1" w:rsidRDefault="00452F17" w:rsidP="00C50DD1">
            <w:pPr>
              <w:spacing w:after="0"/>
              <w:rPr>
                <w:rFonts w:eastAsia="Times New Roman" w:cs="Times New Roman"/>
                <w:szCs w:val="24"/>
                <w:lang w:eastAsia="es-ES"/>
              </w:rPr>
            </w:pPr>
            <w:r w:rsidRPr="00C50DD1">
              <w:rPr>
                <w:rFonts w:eastAsia="Times New Roman" w:cs="Times New Roman"/>
                <w:color w:val="000000"/>
                <w:szCs w:val="24"/>
                <w:lang w:eastAsia="es-ES"/>
              </w:rPr>
              <w:t>HORARIO NORMAL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F17" w:rsidRPr="00C50DD1" w:rsidRDefault="00452F17" w:rsidP="00C50DD1">
            <w:pPr>
              <w:spacing w:after="0"/>
              <w:rPr>
                <w:rFonts w:eastAsia="Times New Roman" w:cs="Times New Roman"/>
                <w:szCs w:val="24"/>
                <w:lang w:eastAsia="es-ES"/>
              </w:rPr>
            </w:pPr>
            <w:r w:rsidRPr="00C50DD1">
              <w:rPr>
                <w:rFonts w:eastAsia="Times New Roman" w:cs="Times New Roman"/>
                <w:color w:val="000000"/>
                <w:szCs w:val="24"/>
                <w:lang w:eastAsia="es-ES"/>
              </w:rPr>
              <w:t>PABELLÓN</w:t>
            </w:r>
          </w:p>
        </w:tc>
      </w:tr>
      <w:tr w:rsidR="00452F17" w:rsidRPr="00C50DD1" w:rsidTr="00452F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F17" w:rsidRPr="00C50DD1" w:rsidRDefault="00452F17" w:rsidP="00C50DD1">
            <w:pPr>
              <w:spacing w:after="0"/>
              <w:rPr>
                <w:rFonts w:eastAsia="Times New Roman" w:cs="Times New Roman"/>
                <w:szCs w:val="24"/>
                <w:lang w:eastAsia="es-ES"/>
              </w:rPr>
            </w:pPr>
            <w:r w:rsidRPr="00C50DD1">
              <w:rPr>
                <w:rFonts w:eastAsia="Times New Roman" w:cs="Times New Roman"/>
                <w:color w:val="000000"/>
                <w:szCs w:val="24"/>
                <w:lang w:eastAsia="es-ES"/>
              </w:rPr>
              <w:t>lunes-jueves  08:00-12:30 / 14:00-21:00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F17" w:rsidRPr="00C50DD1" w:rsidRDefault="00452F17" w:rsidP="00C50DD1">
            <w:pPr>
              <w:spacing w:after="0"/>
              <w:rPr>
                <w:rFonts w:eastAsia="Times New Roman" w:cs="Times New Roman"/>
                <w:szCs w:val="24"/>
                <w:lang w:eastAsia="es-ES"/>
              </w:rPr>
            </w:pPr>
            <w:r w:rsidRPr="00C50DD1">
              <w:rPr>
                <w:rFonts w:eastAsia="Times New Roman" w:cs="Times New Roman"/>
                <w:color w:val="000000"/>
                <w:szCs w:val="24"/>
                <w:lang w:eastAsia="es-ES"/>
              </w:rPr>
              <w:t>A, B, C</w:t>
            </w:r>
          </w:p>
        </w:tc>
      </w:tr>
      <w:tr w:rsidR="00452F17" w:rsidRPr="00C50DD1" w:rsidTr="00452F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F17" w:rsidRPr="00C50DD1" w:rsidRDefault="00452F17" w:rsidP="00C50DD1">
            <w:pPr>
              <w:spacing w:after="0"/>
              <w:rPr>
                <w:rFonts w:eastAsia="Times New Roman" w:cs="Times New Roman"/>
                <w:szCs w:val="24"/>
                <w:lang w:eastAsia="es-ES"/>
              </w:rPr>
            </w:pPr>
            <w:r w:rsidRPr="00C50DD1">
              <w:rPr>
                <w:rFonts w:eastAsia="Times New Roman" w:cs="Times New Roman"/>
                <w:color w:val="000000"/>
                <w:szCs w:val="24"/>
                <w:lang w:eastAsia="es-ES"/>
              </w:rPr>
              <w:t>Viernes 08:00-13:00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F17" w:rsidRPr="00C50DD1" w:rsidRDefault="00452F17" w:rsidP="00C50DD1">
            <w:pPr>
              <w:spacing w:after="0"/>
              <w:rPr>
                <w:rFonts w:eastAsia="Times New Roman" w:cs="Times New Roman"/>
                <w:szCs w:val="24"/>
                <w:lang w:eastAsia="es-ES"/>
              </w:rPr>
            </w:pPr>
            <w:r w:rsidRPr="00C50DD1">
              <w:rPr>
                <w:rFonts w:eastAsia="Times New Roman" w:cs="Times New Roman"/>
                <w:color w:val="000000"/>
                <w:szCs w:val="24"/>
                <w:lang w:eastAsia="es-ES"/>
              </w:rPr>
              <w:t>A, B, C</w:t>
            </w:r>
          </w:p>
        </w:tc>
      </w:tr>
      <w:tr w:rsidR="00452F17" w:rsidRPr="00C50DD1" w:rsidTr="00452F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F17" w:rsidRPr="00C50DD1" w:rsidRDefault="00452F17" w:rsidP="00C50DD1">
            <w:pPr>
              <w:spacing w:after="0"/>
              <w:rPr>
                <w:rFonts w:eastAsia="Times New Roman" w:cs="Times New Roman"/>
                <w:szCs w:val="24"/>
                <w:lang w:eastAsia="es-ES"/>
              </w:rPr>
            </w:pPr>
            <w:r w:rsidRPr="00C50DD1">
              <w:rPr>
                <w:rFonts w:eastAsia="Times New Roman" w:cs="Times New Roman"/>
                <w:color w:val="000000"/>
                <w:szCs w:val="24"/>
                <w:lang w:eastAsia="es-ES"/>
              </w:rPr>
              <w:t>Domingo 08:00-13:00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F17" w:rsidRPr="00C50DD1" w:rsidRDefault="00452F17" w:rsidP="00C50DD1">
            <w:pPr>
              <w:spacing w:after="0"/>
              <w:rPr>
                <w:rFonts w:eastAsia="Times New Roman" w:cs="Times New Roman"/>
                <w:szCs w:val="24"/>
                <w:lang w:eastAsia="es-ES"/>
              </w:rPr>
            </w:pPr>
            <w:r w:rsidRPr="00C50DD1">
              <w:rPr>
                <w:rFonts w:eastAsia="Times New Roman" w:cs="Times New Roman"/>
                <w:color w:val="000000"/>
                <w:szCs w:val="24"/>
                <w:lang w:eastAsia="es-ES"/>
              </w:rPr>
              <w:t>A, B, C</w:t>
            </w:r>
          </w:p>
        </w:tc>
      </w:tr>
    </w:tbl>
    <w:p w:rsidR="00452F17" w:rsidRPr="00C50DD1" w:rsidRDefault="00452F17" w:rsidP="00C50DD1">
      <w:pPr>
        <w:spacing w:after="0"/>
        <w:rPr>
          <w:rFonts w:eastAsia="Times New Roman" w:cs="Times New Roman"/>
          <w:szCs w:val="24"/>
          <w:lang w:eastAsia="es-ES"/>
        </w:rPr>
      </w:pPr>
    </w:p>
    <w:p w:rsidR="00452F17" w:rsidRPr="00C50DD1" w:rsidRDefault="00452F17" w:rsidP="00C50DD1">
      <w:pPr>
        <w:spacing w:after="0"/>
        <w:rPr>
          <w:rFonts w:eastAsia="Times New Roman" w:cs="Times New Roman"/>
          <w:szCs w:val="24"/>
          <w:lang w:eastAsia="es-ES"/>
        </w:rPr>
      </w:pPr>
      <w:r w:rsidRPr="00C50DD1">
        <w:rPr>
          <w:rFonts w:eastAsia="Times New Roman" w:cs="Times New Roman"/>
          <w:color w:val="000000"/>
          <w:szCs w:val="24"/>
          <w:lang w:eastAsia="es-ES"/>
        </w:rPr>
        <w:t xml:space="preserve">Como regla general para un préstamo el lector debe portar su identificación, para los estudiantes el carnet estudiantil de la universidad, y para el caso de los lectores externos y los docentes la </w:t>
      </w:r>
      <w:r w:rsidR="008E45C7">
        <w:rPr>
          <w:rFonts w:eastAsia="Times New Roman" w:cs="Times New Roman"/>
          <w:color w:val="000000"/>
          <w:szCs w:val="24"/>
          <w:lang w:eastAsia="es-ES"/>
        </w:rPr>
        <w:t>c</w:t>
      </w:r>
      <w:r w:rsidRPr="00C50DD1">
        <w:rPr>
          <w:rFonts w:eastAsia="Times New Roman" w:cs="Times New Roman"/>
          <w:color w:val="000000"/>
          <w:szCs w:val="24"/>
          <w:lang w:eastAsia="es-ES"/>
        </w:rPr>
        <w:t>édula de identidad.</w:t>
      </w:r>
    </w:p>
    <w:p w:rsidR="00452F17" w:rsidRDefault="00D84E97" w:rsidP="00C50DD1">
      <w:pPr>
        <w:spacing w:after="0"/>
        <w:rPr>
          <w:rFonts w:eastAsia="Times New Roman" w:cs="Times New Roman"/>
          <w:color w:val="000000"/>
          <w:szCs w:val="24"/>
          <w:lang w:eastAsia="es-ES"/>
        </w:rPr>
      </w:pPr>
      <w:r w:rsidRPr="00C50DD1">
        <w:rPr>
          <w:rFonts w:cs="Times New Roman"/>
          <w:szCs w:val="24"/>
        </w:rPr>
        <w:t>L</w:t>
      </w:r>
      <w:r w:rsidR="00452F17" w:rsidRPr="00C50DD1">
        <w:rPr>
          <w:rFonts w:cs="Times New Roman"/>
          <w:szCs w:val="24"/>
        </w:rPr>
        <w:t>o</w:t>
      </w:r>
      <w:r w:rsidR="00452F17" w:rsidRPr="00C50DD1">
        <w:rPr>
          <w:rFonts w:eastAsia="Times New Roman" w:cs="Times New Roman"/>
          <w:color w:val="000000"/>
          <w:szCs w:val="24"/>
          <w:lang w:eastAsia="es-ES"/>
        </w:rPr>
        <w:t xml:space="preserve">s préstamos a domicilio son solo efectivos a partir de las 18:00 horas, los estudiantes están obligados a devolver los libros al </w:t>
      </w:r>
      <w:r w:rsidR="003F5120" w:rsidRPr="00C50DD1">
        <w:rPr>
          <w:rFonts w:eastAsia="Times New Roman" w:cs="Times New Roman"/>
          <w:color w:val="000000"/>
          <w:szCs w:val="24"/>
          <w:lang w:eastAsia="es-ES"/>
        </w:rPr>
        <w:t>día siguiente antes de las 9:30 a.m.</w:t>
      </w:r>
      <w:r w:rsidR="00452F17" w:rsidRPr="00C50DD1">
        <w:rPr>
          <w:rFonts w:eastAsia="Times New Roman" w:cs="Times New Roman"/>
          <w:color w:val="000000"/>
          <w:szCs w:val="24"/>
          <w:lang w:eastAsia="es-ES"/>
        </w:rPr>
        <w:t xml:space="preserve"> caso contrario se aplicará una multa, con la excepción de los docentes que pueden extender el tiempo a una semana, los lectores externos no pueden llevar ninguna clase de material bibliográfico fuera de la biblioteca.</w:t>
      </w:r>
    </w:p>
    <w:p w:rsidR="00055766" w:rsidRDefault="00055766" w:rsidP="00C50DD1">
      <w:pPr>
        <w:spacing w:after="0"/>
        <w:rPr>
          <w:rFonts w:eastAsia="Times New Roman" w:cs="Times New Roman"/>
          <w:color w:val="000000"/>
          <w:szCs w:val="24"/>
          <w:lang w:eastAsia="es-ES"/>
        </w:rPr>
      </w:pPr>
      <w:r>
        <w:rPr>
          <w:rFonts w:eastAsia="Times New Roman" w:cs="Times New Roman"/>
          <w:color w:val="000000"/>
          <w:szCs w:val="24"/>
          <w:lang w:eastAsia="es-ES"/>
        </w:rPr>
        <w:lastRenderedPageBreak/>
        <w:t>Años atrás surgieron varias iniciativas para renovar o fortalecer el sistema actual de la bi</w:t>
      </w:r>
      <w:r w:rsidRPr="00055766">
        <w:rPr>
          <w:rFonts w:eastAsia="Times New Roman" w:cs="Times New Roman"/>
          <w:color w:val="000000"/>
          <w:szCs w:val="24"/>
          <w:lang w:eastAsia="es-ES"/>
        </w:rPr>
        <w:t xml:space="preserve">blioteca </w:t>
      </w:r>
      <w:r w:rsidRPr="00055766">
        <w:rPr>
          <w:rFonts w:cs="Times New Roman"/>
          <w:szCs w:val="24"/>
        </w:rPr>
        <w:t>Sighart Klauss</w:t>
      </w:r>
      <w:r>
        <w:rPr>
          <w:rFonts w:eastAsia="Times New Roman" w:cs="Times New Roman"/>
          <w:color w:val="000000"/>
          <w:szCs w:val="24"/>
          <w:lang w:eastAsia="es-ES"/>
        </w:rPr>
        <w:t>, se elaboraron tres proyectos de grados cada uno con características diferentes:</w:t>
      </w:r>
    </w:p>
    <w:p w:rsidR="00055766" w:rsidRDefault="007E4275" w:rsidP="007E4275">
      <w:pPr>
        <w:spacing w:after="0"/>
        <w:rPr>
          <w:rFonts w:cs="Times New Roman"/>
          <w:szCs w:val="24"/>
        </w:rPr>
      </w:pPr>
      <w:r>
        <w:rPr>
          <w:rFonts w:cs="Times New Roman"/>
          <w:b/>
          <w:bCs/>
          <w:szCs w:val="24"/>
        </w:rPr>
        <w:t>"</w:t>
      </w:r>
      <w:r w:rsidR="00055766" w:rsidRPr="007E4275">
        <w:rPr>
          <w:rFonts w:cs="Times New Roman"/>
          <w:szCs w:val="24"/>
        </w:rPr>
        <w:t>Diseño e implementación de una Biblioteca virtual como una herramienta para la difusión y búsqueda de la información</w:t>
      </w:r>
      <w:r>
        <w:rPr>
          <w:rFonts w:cs="Times New Roman"/>
          <w:szCs w:val="24"/>
        </w:rPr>
        <w:t>"</w:t>
      </w:r>
      <w:r w:rsidR="00055766" w:rsidRPr="007E4275">
        <w:rPr>
          <w:rFonts w:cs="Times New Roman"/>
          <w:b/>
          <w:bCs/>
          <w:szCs w:val="24"/>
        </w:rPr>
        <w:t xml:space="preserve"> </w:t>
      </w:r>
      <w:r w:rsidR="00055766" w:rsidRPr="007E4275">
        <w:rPr>
          <w:rFonts w:cs="Times New Roman"/>
          <w:szCs w:val="24"/>
        </w:rPr>
        <w:t>elaborado por el Ing. Víctor Hugo Pérez Rojas</w:t>
      </w:r>
      <w:r>
        <w:rPr>
          <w:rFonts w:cs="Times New Roman"/>
          <w:szCs w:val="24"/>
        </w:rPr>
        <w:t>.</w:t>
      </w:r>
    </w:p>
    <w:p w:rsidR="0063574F" w:rsidRPr="007E4275" w:rsidRDefault="0063574F" w:rsidP="007E4275">
      <w:pPr>
        <w:spacing w:after="0"/>
        <w:rPr>
          <w:rFonts w:cs="Times New Roman"/>
          <w:szCs w:val="24"/>
        </w:rPr>
      </w:pPr>
    </w:p>
    <w:p w:rsidR="00055766" w:rsidRDefault="007E4275" w:rsidP="007E4275">
      <w:pPr>
        <w:spacing w:after="0"/>
        <w:rPr>
          <w:rFonts w:cs="Times New Roman"/>
          <w:szCs w:val="24"/>
        </w:rPr>
      </w:pPr>
      <w:r>
        <w:rPr>
          <w:rFonts w:cs="Times New Roman"/>
          <w:szCs w:val="24"/>
        </w:rPr>
        <w:t>"</w:t>
      </w:r>
      <w:r w:rsidR="00055766" w:rsidRPr="007E4275">
        <w:rPr>
          <w:rFonts w:cs="Times New Roman"/>
          <w:szCs w:val="24"/>
        </w:rPr>
        <w:t>Desarrollo de módulo acceso a materiales audiovisuales educativos del sistema Biblioteca Virtual Sighart Klauss" elaborado por el Ing. Albis Daniel Cori Callisaya</w:t>
      </w:r>
      <w:r>
        <w:rPr>
          <w:rFonts w:cs="Times New Roman"/>
          <w:szCs w:val="24"/>
        </w:rPr>
        <w:t>.</w:t>
      </w:r>
    </w:p>
    <w:p w:rsidR="0063574F" w:rsidRPr="007E4275" w:rsidRDefault="0063574F" w:rsidP="007E4275">
      <w:pPr>
        <w:spacing w:after="0"/>
        <w:rPr>
          <w:rFonts w:cs="Times New Roman"/>
          <w:szCs w:val="24"/>
        </w:rPr>
      </w:pPr>
    </w:p>
    <w:p w:rsidR="00055766" w:rsidRPr="007E4275" w:rsidRDefault="007E4275" w:rsidP="007E4275">
      <w:pPr>
        <w:spacing w:after="0"/>
        <w:rPr>
          <w:rFonts w:eastAsia="Times New Roman" w:cs="Times New Roman"/>
          <w:szCs w:val="24"/>
          <w:lang w:eastAsia="es-ES"/>
        </w:rPr>
      </w:pPr>
      <w:r>
        <w:rPr>
          <w:rFonts w:cs="Times New Roman"/>
          <w:szCs w:val="24"/>
        </w:rPr>
        <w:t>"</w:t>
      </w:r>
      <w:r w:rsidRPr="007E4275">
        <w:rPr>
          <w:rFonts w:cs="Times New Roman"/>
          <w:szCs w:val="24"/>
        </w:rPr>
        <w:t>Sistema web aplicando el enfoque de bases de datos no relacionales para la gestión de materiales b</w:t>
      </w:r>
      <w:r>
        <w:rPr>
          <w:rFonts w:cs="Times New Roman"/>
          <w:szCs w:val="24"/>
        </w:rPr>
        <w:t>ibliográficos en la biblioteca S</w:t>
      </w:r>
      <w:r w:rsidRPr="007E4275">
        <w:rPr>
          <w:rFonts w:cs="Times New Roman"/>
          <w:szCs w:val="24"/>
        </w:rPr>
        <w:t xml:space="preserve">ighart </w:t>
      </w:r>
      <w:r>
        <w:rPr>
          <w:rFonts w:cs="Times New Roman"/>
          <w:szCs w:val="24"/>
        </w:rPr>
        <w:t>K</w:t>
      </w:r>
      <w:r w:rsidRPr="007E4275">
        <w:rPr>
          <w:rFonts w:cs="Times New Roman"/>
          <w:szCs w:val="24"/>
        </w:rPr>
        <w:t>lauss</w:t>
      </w:r>
      <w:r w:rsidR="00055766" w:rsidRPr="007E4275">
        <w:rPr>
          <w:rFonts w:cs="Times New Roman"/>
          <w:szCs w:val="24"/>
        </w:rPr>
        <w:t>"</w:t>
      </w:r>
      <w:r w:rsidRPr="007E4275">
        <w:rPr>
          <w:rFonts w:cs="Times New Roman"/>
          <w:szCs w:val="24"/>
        </w:rPr>
        <w:t xml:space="preserve"> elaborado por la Ingª. Judith Villanueva Carrasco</w:t>
      </w:r>
      <w:r>
        <w:rPr>
          <w:rFonts w:cs="Times New Roman"/>
          <w:szCs w:val="24"/>
        </w:rPr>
        <w:t>.</w:t>
      </w:r>
    </w:p>
    <w:p w:rsidR="00452F17" w:rsidRPr="00C50DD1" w:rsidRDefault="00452F17" w:rsidP="00703870">
      <w:pPr>
        <w:pStyle w:val="Ttulo3"/>
      </w:pPr>
      <w:bookmarkStart w:id="26" w:name="_Toc510713156"/>
      <w:bookmarkStart w:id="27" w:name="_Toc510713342"/>
      <w:bookmarkStart w:id="28" w:name="_Toc513531471"/>
      <w:r w:rsidRPr="00C50DD1">
        <w:t>Problema</w:t>
      </w:r>
      <w:bookmarkEnd w:id="26"/>
      <w:bookmarkEnd w:id="27"/>
      <w:bookmarkEnd w:id="28"/>
    </w:p>
    <w:p w:rsidR="00F85E75" w:rsidRPr="00C50DD1" w:rsidRDefault="00C5240F" w:rsidP="00B939C2">
      <w:pPr>
        <w:pStyle w:val="Ttulo4"/>
      </w:pPr>
      <w:bookmarkStart w:id="29" w:name="_Toc510713157"/>
      <w:bookmarkStart w:id="30" w:name="_Toc513531472"/>
      <w:r>
        <w:t>S</w:t>
      </w:r>
      <w:r w:rsidR="00452F17" w:rsidRPr="00C50DD1">
        <w:t>ituación problemática</w:t>
      </w:r>
      <w:bookmarkEnd w:id="29"/>
      <w:bookmarkEnd w:id="30"/>
    </w:p>
    <w:p w:rsidR="00AD14C5" w:rsidRPr="003113FD" w:rsidRDefault="00AD14C5" w:rsidP="006B3142">
      <w:pPr>
        <w:pStyle w:val="Prrafodelista"/>
        <w:numPr>
          <w:ilvl w:val="0"/>
          <w:numId w:val="12"/>
        </w:numPr>
        <w:spacing w:after="0"/>
        <w:rPr>
          <w:rFonts w:eastAsia="Times New Roman" w:cs="Times New Roman"/>
          <w:szCs w:val="24"/>
          <w:lang w:eastAsia="es-ES"/>
        </w:rPr>
      </w:pPr>
      <w:r w:rsidRPr="003113FD">
        <w:rPr>
          <w:rFonts w:eastAsia="Times New Roman" w:cs="Times New Roman"/>
          <w:color w:val="000000"/>
          <w:szCs w:val="24"/>
          <w:lang w:eastAsia="es-ES"/>
        </w:rPr>
        <w:t>La gestión de los pedidos de materiales bibliográficos es demorosa provocando el retraso de la publicación del mismo.</w:t>
      </w:r>
      <w:r>
        <w:rPr>
          <w:rFonts w:eastAsia="Times New Roman" w:cs="Times New Roman"/>
          <w:color w:val="000000"/>
          <w:szCs w:val="24"/>
          <w:lang w:eastAsia="es-ES"/>
        </w:rPr>
        <w:t xml:space="preserve"> </w:t>
      </w:r>
    </w:p>
    <w:p w:rsidR="00AD14C5" w:rsidRPr="003113FD" w:rsidRDefault="00AD14C5" w:rsidP="006B3142">
      <w:pPr>
        <w:pStyle w:val="Prrafodelista"/>
        <w:numPr>
          <w:ilvl w:val="0"/>
          <w:numId w:val="12"/>
        </w:numPr>
        <w:spacing w:after="0"/>
        <w:rPr>
          <w:rFonts w:eastAsia="Times New Roman" w:cs="Times New Roman"/>
          <w:szCs w:val="24"/>
          <w:lang w:eastAsia="es-ES"/>
        </w:rPr>
      </w:pPr>
      <w:r w:rsidRPr="003113FD">
        <w:rPr>
          <w:rFonts w:eastAsia="Times New Roman" w:cs="Times New Roman"/>
          <w:color w:val="000000"/>
          <w:szCs w:val="24"/>
          <w:lang w:eastAsia="es-ES"/>
        </w:rPr>
        <w:t xml:space="preserve">El proceso de creación de la ficha topográfica es completamente independiente del sistema y esto conlleva una </w:t>
      </w:r>
      <w:r w:rsidR="006C5CAC">
        <w:rPr>
          <w:rFonts w:eastAsia="Times New Roman" w:cs="Times New Roman"/>
          <w:color w:val="000000"/>
          <w:szCs w:val="24"/>
          <w:lang w:eastAsia="es-ES"/>
        </w:rPr>
        <w:t xml:space="preserve">doble </w:t>
      </w:r>
      <w:r w:rsidRPr="003113FD">
        <w:rPr>
          <w:rFonts w:eastAsia="Times New Roman" w:cs="Times New Roman"/>
          <w:color w:val="000000"/>
          <w:szCs w:val="24"/>
          <w:lang w:eastAsia="es-ES"/>
        </w:rPr>
        <w:t>transcripción de la información requerida para el registro de los libros y tesis.</w:t>
      </w:r>
    </w:p>
    <w:p w:rsidR="00C82D93" w:rsidRPr="003113FD" w:rsidRDefault="001D4F54" w:rsidP="006B3142">
      <w:pPr>
        <w:pStyle w:val="Prrafodelista"/>
        <w:numPr>
          <w:ilvl w:val="0"/>
          <w:numId w:val="12"/>
        </w:numPr>
        <w:spacing w:after="0"/>
        <w:rPr>
          <w:rFonts w:eastAsia="Times New Roman" w:cs="Times New Roman"/>
          <w:szCs w:val="24"/>
          <w:lang w:eastAsia="es-ES"/>
        </w:rPr>
      </w:pPr>
      <w:r w:rsidRPr="003113FD">
        <w:rPr>
          <w:rFonts w:eastAsia="Times New Roman" w:cs="Times New Roman"/>
          <w:color w:val="000000"/>
          <w:szCs w:val="24"/>
          <w:lang w:eastAsia="es-ES"/>
        </w:rPr>
        <w:t>Las búsquedas no son flexibles al tipo de escritura (mayúscula, minúscula</w:t>
      </w:r>
      <w:r w:rsidR="00C82D93" w:rsidRPr="003113FD">
        <w:rPr>
          <w:rFonts w:eastAsia="Times New Roman" w:cs="Times New Roman"/>
          <w:color w:val="000000"/>
          <w:szCs w:val="24"/>
          <w:lang w:eastAsia="es-ES"/>
        </w:rPr>
        <w:t xml:space="preserve"> y acentos</w:t>
      </w:r>
      <w:r w:rsidRPr="003113FD">
        <w:rPr>
          <w:rFonts w:eastAsia="Times New Roman" w:cs="Times New Roman"/>
          <w:color w:val="000000"/>
          <w:szCs w:val="24"/>
          <w:lang w:eastAsia="es-ES"/>
        </w:rPr>
        <w:t>)</w:t>
      </w:r>
      <w:r w:rsidR="00C82D93" w:rsidRPr="003113FD">
        <w:rPr>
          <w:rFonts w:eastAsia="Times New Roman" w:cs="Times New Roman"/>
          <w:color w:val="000000"/>
          <w:szCs w:val="24"/>
          <w:lang w:eastAsia="es-ES"/>
        </w:rPr>
        <w:t xml:space="preserve"> provocando desconfianza en el sistema de búsqueda.</w:t>
      </w:r>
    </w:p>
    <w:p w:rsidR="00452F17" w:rsidRDefault="001D4F54" w:rsidP="006B3142">
      <w:pPr>
        <w:pStyle w:val="Prrafodelista"/>
        <w:numPr>
          <w:ilvl w:val="0"/>
          <w:numId w:val="12"/>
        </w:numPr>
        <w:spacing w:after="0"/>
        <w:rPr>
          <w:rFonts w:eastAsia="Times New Roman" w:cs="Times New Roman"/>
          <w:color w:val="000000"/>
          <w:szCs w:val="24"/>
          <w:lang w:eastAsia="es-ES"/>
        </w:rPr>
      </w:pPr>
      <w:r w:rsidRPr="003113FD">
        <w:rPr>
          <w:rFonts w:eastAsia="Times New Roman" w:cs="Times New Roman"/>
          <w:color w:val="000000"/>
          <w:szCs w:val="24"/>
          <w:lang w:eastAsia="es-ES"/>
        </w:rPr>
        <w:t>El</w:t>
      </w:r>
      <w:r w:rsidR="00452F17" w:rsidRPr="003113FD">
        <w:rPr>
          <w:rFonts w:eastAsia="Times New Roman" w:cs="Times New Roman"/>
          <w:color w:val="000000"/>
          <w:szCs w:val="24"/>
          <w:lang w:eastAsia="es-ES"/>
        </w:rPr>
        <w:t xml:space="preserve"> sistema actual tiene muchas limitaciones a la hora de hacer búsquedas con los nuevos materiales bibliográficos provocando desconfianza con los resultados.</w:t>
      </w:r>
    </w:p>
    <w:p w:rsidR="00452F17" w:rsidRDefault="00452F17" w:rsidP="006B3142">
      <w:pPr>
        <w:pStyle w:val="Prrafodelista"/>
        <w:numPr>
          <w:ilvl w:val="0"/>
          <w:numId w:val="12"/>
        </w:numPr>
        <w:spacing w:after="0"/>
        <w:rPr>
          <w:rFonts w:eastAsia="Times New Roman" w:cs="Times New Roman"/>
          <w:color w:val="000000"/>
          <w:szCs w:val="24"/>
          <w:lang w:eastAsia="es-ES"/>
        </w:rPr>
      </w:pPr>
      <w:r w:rsidRPr="003113FD">
        <w:rPr>
          <w:rFonts w:eastAsia="Times New Roman" w:cs="Times New Roman"/>
          <w:color w:val="000000"/>
          <w:szCs w:val="24"/>
          <w:lang w:eastAsia="es-ES"/>
        </w:rPr>
        <w:t>La generación manual de reportes a partir de las fichas de búsqueda es un proceso muy moroso provocando pérdida de tiempo a la administración de la biblioteca.</w:t>
      </w:r>
    </w:p>
    <w:p w:rsidR="00AD14C5" w:rsidRDefault="00AD14C5" w:rsidP="006B3142">
      <w:pPr>
        <w:pStyle w:val="Prrafodelista"/>
        <w:numPr>
          <w:ilvl w:val="0"/>
          <w:numId w:val="12"/>
        </w:numPr>
        <w:spacing w:after="0"/>
        <w:rPr>
          <w:rFonts w:eastAsia="Times New Roman" w:cs="Times New Roman"/>
          <w:color w:val="000000"/>
          <w:szCs w:val="24"/>
          <w:lang w:eastAsia="es-ES"/>
        </w:rPr>
      </w:pPr>
      <w:r>
        <w:rPr>
          <w:rFonts w:eastAsia="Times New Roman" w:cs="Times New Roman"/>
          <w:color w:val="000000"/>
          <w:szCs w:val="24"/>
          <w:lang w:eastAsia="es-ES"/>
        </w:rPr>
        <w:t>La falta de mantenimiento del sistema actual conlleva la imposibilidad de arreglar error o creación de nueva funcionalidades.</w:t>
      </w:r>
    </w:p>
    <w:p w:rsidR="00276A1D" w:rsidRDefault="00453FEA" w:rsidP="006B3142">
      <w:pPr>
        <w:pStyle w:val="Prrafodelista"/>
        <w:numPr>
          <w:ilvl w:val="0"/>
          <w:numId w:val="12"/>
        </w:numPr>
        <w:spacing w:after="0"/>
        <w:rPr>
          <w:rFonts w:eastAsia="Times New Roman" w:cs="Times New Roman"/>
          <w:color w:val="000000"/>
          <w:szCs w:val="24"/>
          <w:lang w:eastAsia="es-ES"/>
        </w:rPr>
      </w:pPr>
      <w:r w:rsidRPr="00276A1D">
        <w:rPr>
          <w:rFonts w:eastAsia="Times New Roman" w:cs="Times New Roman"/>
          <w:color w:val="000000"/>
          <w:szCs w:val="24"/>
          <w:lang w:eastAsia="es-ES"/>
        </w:rPr>
        <w:t>El</w:t>
      </w:r>
      <w:r w:rsidR="00276A1D" w:rsidRPr="00276A1D">
        <w:rPr>
          <w:rFonts w:eastAsia="Times New Roman" w:cs="Times New Roman"/>
          <w:color w:val="000000"/>
          <w:szCs w:val="24"/>
          <w:lang w:eastAsia="es-ES"/>
        </w:rPr>
        <w:t xml:space="preserve"> </w:t>
      </w:r>
      <w:r w:rsidR="00276A1D">
        <w:rPr>
          <w:rFonts w:eastAsia="Times New Roman" w:cs="Times New Roman"/>
          <w:color w:val="000000"/>
          <w:szCs w:val="24"/>
          <w:lang w:eastAsia="es-ES"/>
        </w:rPr>
        <w:t xml:space="preserve">sistema </w:t>
      </w:r>
      <w:r w:rsidR="00276A1D" w:rsidRPr="00276A1D">
        <w:rPr>
          <w:rFonts w:eastAsia="Times New Roman" w:cs="Times New Roman"/>
          <w:color w:val="000000"/>
          <w:szCs w:val="24"/>
          <w:lang w:eastAsia="es-ES"/>
        </w:rPr>
        <w:t>actual tiene muchas limitaciones al integrar</w:t>
      </w:r>
      <w:r w:rsidR="00276A1D">
        <w:rPr>
          <w:rFonts w:eastAsia="Times New Roman" w:cs="Times New Roman"/>
          <w:color w:val="000000"/>
          <w:szCs w:val="24"/>
          <w:lang w:eastAsia="es-ES"/>
        </w:rPr>
        <w:t>se</w:t>
      </w:r>
      <w:r w:rsidR="00276A1D" w:rsidRPr="00276A1D">
        <w:rPr>
          <w:rFonts w:eastAsia="Times New Roman" w:cs="Times New Roman"/>
          <w:color w:val="000000"/>
          <w:szCs w:val="24"/>
          <w:lang w:eastAsia="es-ES"/>
        </w:rPr>
        <w:t xml:space="preserve"> con nuevos sistema provocando </w:t>
      </w:r>
      <w:r w:rsidR="00276A1D">
        <w:rPr>
          <w:rFonts w:eastAsia="Times New Roman" w:cs="Times New Roman"/>
          <w:color w:val="000000"/>
          <w:szCs w:val="24"/>
          <w:lang w:eastAsia="es-ES"/>
        </w:rPr>
        <w:t>la discontinuidad del proyecto.</w:t>
      </w:r>
    </w:p>
    <w:p w:rsidR="00E46B12" w:rsidRDefault="00452F17" w:rsidP="00B939C2">
      <w:pPr>
        <w:pStyle w:val="Ttulo4"/>
      </w:pPr>
      <w:bookmarkStart w:id="31" w:name="_Toc510713158"/>
      <w:bookmarkStart w:id="32" w:name="_Toc510713343"/>
      <w:bookmarkStart w:id="33" w:name="_Toc513531473"/>
      <w:r w:rsidRPr="00C50DD1">
        <w:lastRenderedPageBreak/>
        <w:t>Formulación del problema</w:t>
      </w:r>
      <w:bookmarkEnd w:id="31"/>
      <w:bookmarkEnd w:id="32"/>
      <w:bookmarkEnd w:id="33"/>
    </w:p>
    <w:p w:rsidR="00452F17" w:rsidRPr="00C50DD1" w:rsidRDefault="00574E94" w:rsidP="00574E94">
      <w:pPr>
        <w:spacing w:after="0"/>
        <w:rPr>
          <w:rFonts w:eastAsia="Times New Roman" w:cs="Times New Roman"/>
          <w:szCs w:val="24"/>
          <w:lang w:eastAsia="es-ES"/>
        </w:rPr>
      </w:pPr>
      <w:r w:rsidRPr="00574E94">
        <w:rPr>
          <w:rFonts w:cs="Times New Roman"/>
          <w:szCs w:val="24"/>
        </w:rPr>
        <w:t>Los inefi</w:t>
      </w:r>
      <w:r w:rsidR="00C852EF">
        <w:rPr>
          <w:rFonts w:cs="Times New Roman"/>
          <w:szCs w:val="24"/>
        </w:rPr>
        <w:t>cientes procedimientos</w:t>
      </w:r>
      <w:r w:rsidR="00721D6F">
        <w:rPr>
          <w:rFonts w:cs="Times New Roman"/>
          <w:szCs w:val="24"/>
        </w:rPr>
        <w:t xml:space="preserve"> e</w:t>
      </w:r>
      <w:r w:rsidRPr="00574E94">
        <w:rPr>
          <w:rFonts w:eastAsia="Times New Roman" w:cs="Times New Roman"/>
          <w:color w:val="000000"/>
          <w:szCs w:val="24"/>
          <w:lang w:eastAsia="es-ES"/>
        </w:rPr>
        <w:t xml:space="preserve"> </w:t>
      </w:r>
      <w:r w:rsidR="00434120">
        <w:rPr>
          <w:rFonts w:cs="Times New Roman"/>
          <w:szCs w:val="24"/>
        </w:rPr>
        <w:t>inadecuada</w:t>
      </w:r>
      <w:r w:rsidRPr="00574E94">
        <w:rPr>
          <w:rFonts w:cs="Times New Roman"/>
          <w:szCs w:val="24"/>
        </w:rPr>
        <w:t xml:space="preserve"> </w:t>
      </w:r>
      <w:r w:rsidRPr="00574E94">
        <w:rPr>
          <w:rFonts w:eastAsia="Times New Roman" w:cs="Times New Roman"/>
          <w:color w:val="000000"/>
          <w:szCs w:val="24"/>
          <w:lang w:eastAsia="es-ES"/>
        </w:rPr>
        <w:t xml:space="preserve">gestión </w:t>
      </w:r>
      <w:r w:rsidR="00721D6F">
        <w:rPr>
          <w:rFonts w:cs="Times New Roman"/>
          <w:szCs w:val="24"/>
        </w:rPr>
        <w:t xml:space="preserve">manual </w:t>
      </w:r>
      <w:r w:rsidRPr="00574E94">
        <w:rPr>
          <w:rFonts w:eastAsia="Times New Roman" w:cs="Times New Roman"/>
          <w:color w:val="000000"/>
          <w:szCs w:val="24"/>
          <w:lang w:eastAsia="es-ES"/>
        </w:rPr>
        <w:t xml:space="preserve">de materiales bibliográficos y </w:t>
      </w:r>
      <w:r w:rsidR="00C852EF">
        <w:rPr>
          <w:rFonts w:eastAsia="Times New Roman" w:cs="Times New Roman"/>
          <w:color w:val="000000"/>
          <w:szCs w:val="24"/>
          <w:lang w:eastAsia="es-ES"/>
        </w:rPr>
        <w:t xml:space="preserve">uso </w:t>
      </w:r>
      <w:r w:rsidR="00721D6F">
        <w:rPr>
          <w:rFonts w:eastAsia="Times New Roman" w:cs="Times New Roman"/>
          <w:color w:val="000000"/>
          <w:szCs w:val="24"/>
          <w:lang w:eastAsia="es-ES"/>
        </w:rPr>
        <w:t>del sistema</w:t>
      </w:r>
      <w:r w:rsidR="00721D6F">
        <w:rPr>
          <w:rFonts w:cs="Times New Roman"/>
          <w:szCs w:val="24"/>
        </w:rPr>
        <w:t xml:space="preserve"> que no responde a las necesidades actuales,</w:t>
      </w:r>
      <w:r w:rsidR="00721D6F">
        <w:rPr>
          <w:rFonts w:eastAsia="Times New Roman" w:cs="Times New Roman"/>
          <w:color w:val="000000"/>
          <w:szCs w:val="24"/>
          <w:lang w:eastAsia="es-ES"/>
        </w:rPr>
        <w:t xml:space="preserve">  provoca</w:t>
      </w:r>
      <w:r w:rsidRPr="00574E94">
        <w:rPr>
          <w:rFonts w:eastAsia="Times New Roman" w:cs="Times New Roman"/>
          <w:color w:val="000000"/>
          <w:szCs w:val="24"/>
          <w:lang w:eastAsia="es-ES"/>
        </w:rPr>
        <w:t xml:space="preserve"> repetición de procesos, desinformación de los lectores, error en las búsquedas y la falta de escalabilidad del sistema de la biblioteca Sighart Klauss.</w:t>
      </w:r>
      <w:ins w:id="34" w:author="wagos" w:date="2018-05-09T16:53:00Z">
        <w:r w:rsidR="0042150A">
          <w:rPr>
            <w:rFonts w:eastAsia="Times New Roman" w:cs="Times New Roman"/>
            <w:color w:val="000000"/>
            <w:szCs w:val="24"/>
            <w:lang w:eastAsia="es-ES"/>
          </w:rPr>
          <w:t xml:space="preserve"> /*que el TR coincida entre el problema y objetivo generla */</w:t>
        </w:r>
      </w:ins>
    </w:p>
    <w:p w:rsidR="00452F17" w:rsidRPr="00C50DD1" w:rsidRDefault="00452F17" w:rsidP="00703870">
      <w:pPr>
        <w:pStyle w:val="Ttulo3"/>
      </w:pPr>
      <w:bookmarkStart w:id="35" w:name="_Toc510713159"/>
      <w:bookmarkStart w:id="36" w:name="_Toc510713344"/>
      <w:bookmarkStart w:id="37" w:name="_Toc513531474"/>
      <w:r w:rsidRPr="00C50DD1">
        <w:t>Objetivos</w:t>
      </w:r>
      <w:bookmarkEnd w:id="35"/>
      <w:bookmarkEnd w:id="36"/>
      <w:bookmarkEnd w:id="37"/>
    </w:p>
    <w:p w:rsidR="00452F17" w:rsidRPr="00C50DD1" w:rsidRDefault="00452F17" w:rsidP="00B939C2">
      <w:pPr>
        <w:pStyle w:val="Ttulo4"/>
      </w:pPr>
      <w:bookmarkStart w:id="38" w:name="_Toc510713160"/>
      <w:bookmarkStart w:id="39" w:name="_Toc510713345"/>
      <w:bookmarkStart w:id="40" w:name="_Toc513531475"/>
      <w:r w:rsidRPr="00C50DD1">
        <w:t>Objetivo general</w:t>
      </w:r>
      <w:bookmarkEnd w:id="38"/>
      <w:bookmarkEnd w:id="39"/>
      <w:bookmarkEnd w:id="40"/>
    </w:p>
    <w:p w:rsidR="00452F17" w:rsidRPr="0063574F" w:rsidRDefault="00452F17" w:rsidP="00C50DD1">
      <w:pPr>
        <w:spacing w:after="0"/>
        <w:rPr>
          <w:rFonts w:eastAsia="Times New Roman" w:cs="Times New Roman"/>
          <w:color w:val="000000"/>
          <w:szCs w:val="24"/>
          <w:lang w:eastAsia="es-ES"/>
        </w:rPr>
      </w:pPr>
      <w:r w:rsidRPr="00C50DD1">
        <w:rPr>
          <w:rFonts w:eastAsia="Times New Roman" w:cs="Times New Roman"/>
          <w:color w:val="000000"/>
          <w:szCs w:val="24"/>
          <w:lang w:eastAsia="es-ES"/>
        </w:rPr>
        <w:t xml:space="preserve">Desarrollar un sistema </w:t>
      </w:r>
      <w:r w:rsidR="007E7A96" w:rsidRPr="00C50DD1">
        <w:rPr>
          <w:rFonts w:eastAsia="Times New Roman" w:cs="Times New Roman"/>
          <w:color w:val="000000"/>
          <w:szCs w:val="24"/>
          <w:lang w:eastAsia="es-ES"/>
        </w:rPr>
        <w:t xml:space="preserve">Web </w:t>
      </w:r>
      <w:r w:rsidR="00434120">
        <w:rPr>
          <w:rFonts w:eastAsia="Times New Roman" w:cs="Times New Roman"/>
          <w:color w:val="000000"/>
          <w:szCs w:val="24"/>
          <w:lang w:eastAsia="es-ES"/>
        </w:rPr>
        <w:t xml:space="preserve">de </w:t>
      </w:r>
      <w:r w:rsidR="007E7A96" w:rsidRPr="00C50DD1">
        <w:rPr>
          <w:rFonts w:eastAsia="Times New Roman" w:cs="Times New Roman"/>
          <w:color w:val="000000"/>
          <w:szCs w:val="24"/>
          <w:lang w:eastAsia="es-ES"/>
        </w:rPr>
        <w:t xml:space="preserve">gestión </w:t>
      </w:r>
      <w:r w:rsidRPr="00C50DD1">
        <w:rPr>
          <w:rFonts w:eastAsia="Times New Roman" w:cs="Times New Roman"/>
          <w:color w:val="000000"/>
          <w:szCs w:val="24"/>
          <w:lang w:eastAsia="es-ES"/>
        </w:rPr>
        <w:t>materiales bibliográficos</w:t>
      </w:r>
      <w:r w:rsidR="007E3D10">
        <w:rPr>
          <w:rFonts w:eastAsia="Times New Roman" w:cs="Times New Roman"/>
          <w:color w:val="000000"/>
          <w:szCs w:val="24"/>
          <w:lang w:eastAsia="es-ES"/>
        </w:rPr>
        <w:t xml:space="preserve"> </w:t>
      </w:r>
      <w:r w:rsidR="00721D6F">
        <w:rPr>
          <w:rFonts w:eastAsia="Times New Roman" w:cs="Times New Roman"/>
          <w:color w:val="000000"/>
          <w:szCs w:val="24"/>
          <w:lang w:eastAsia="es-ES"/>
        </w:rPr>
        <w:t>e</w:t>
      </w:r>
      <w:r w:rsidR="0091340C" w:rsidRPr="00C50DD1">
        <w:rPr>
          <w:rFonts w:eastAsia="Times New Roman" w:cs="Times New Roman"/>
          <w:color w:val="000000"/>
          <w:szCs w:val="24"/>
          <w:lang w:eastAsia="es-ES"/>
        </w:rPr>
        <w:t xml:space="preserve"> </w:t>
      </w:r>
      <w:r w:rsidR="0091340C">
        <w:rPr>
          <w:rFonts w:eastAsia="Times New Roman" w:cs="Times New Roman"/>
          <w:color w:val="000000"/>
          <w:szCs w:val="24"/>
          <w:lang w:eastAsia="es-ES"/>
        </w:rPr>
        <w:t xml:space="preserve">integración </w:t>
      </w:r>
      <w:r w:rsidR="00721D6F">
        <w:rPr>
          <w:rFonts w:eastAsia="Times New Roman" w:cs="Times New Roman"/>
          <w:color w:val="000000"/>
          <w:szCs w:val="24"/>
          <w:lang w:eastAsia="es-ES"/>
        </w:rPr>
        <w:t>de</w:t>
      </w:r>
      <w:r w:rsidR="0091340C">
        <w:rPr>
          <w:rFonts w:eastAsia="Times New Roman" w:cs="Times New Roman"/>
          <w:color w:val="000000"/>
          <w:szCs w:val="24"/>
          <w:lang w:eastAsia="es-ES"/>
        </w:rPr>
        <w:t xml:space="preserve"> sistemas</w:t>
      </w:r>
      <w:r w:rsidR="0091340C" w:rsidRPr="00C50DD1">
        <w:rPr>
          <w:rFonts w:eastAsia="Times New Roman" w:cs="Times New Roman"/>
          <w:color w:val="000000"/>
          <w:szCs w:val="24"/>
          <w:lang w:eastAsia="es-ES"/>
        </w:rPr>
        <w:t xml:space="preserve"> </w:t>
      </w:r>
      <w:r w:rsidR="0091340C">
        <w:rPr>
          <w:rFonts w:eastAsia="Times New Roman" w:cs="Times New Roman"/>
          <w:color w:val="000000"/>
          <w:szCs w:val="24"/>
          <w:lang w:eastAsia="es-ES"/>
        </w:rPr>
        <w:t>externos</w:t>
      </w:r>
      <w:r w:rsidR="0091340C" w:rsidRPr="00C50DD1">
        <w:rPr>
          <w:rFonts w:eastAsia="Times New Roman" w:cs="Times New Roman"/>
          <w:color w:val="000000"/>
          <w:szCs w:val="24"/>
          <w:lang w:eastAsia="es-ES"/>
        </w:rPr>
        <w:t xml:space="preserve"> </w:t>
      </w:r>
      <w:r w:rsidRPr="00C50DD1">
        <w:rPr>
          <w:rFonts w:eastAsia="Times New Roman" w:cs="Times New Roman"/>
          <w:color w:val="000000"/>
          <w:szCs w:val="24"/>
          <w:lang w:eastAsia="es-ES"/>
        </w:rPr>
        <w:t>utilizando</w:t>
      </w:r>
      <w:r w:rsidR="002663F9">
        <w:rPr>
          <w:rFonts w:eastAsia="Times New Roman" w:cs="Times New Roman"/>
          <w:color w:val="000000"/>
          <w:szCs w:val="24"/>
          <w:lang w:eastAsia="es-ES"/>
        </w:rPr>
        <w:t xml:space="preserve"> </w:t>
      </w:r>
      <w:r w:rsidRPr="00C50DD1">
        <w:rPr>
          <w:rFonts w:eastAsia="Times New Roman" w:cs="Times New Roman"/>
          <w:color w:val="000000"/>
          <w:szCs w:val="24"/>
          <w:lang w:eastAsia="es-ES"/>
        </w:rPr>
        <w:t xml:space="preserve">una arquitectura de </w:t>
      </w:r>
      <w:r w:rsidR="00D320A0" w:rsidRPr="00C50DD1">
        <w:rPr>
          <w:rFonts w:eastAsia="Times New Roman" w:cs="Times New Roman"/>
          <w:color w:val="000000"/>
          <w:szCs w:val="24"/>
          <w:lang w:eastAsia="es-ES"/>
        </w:rPr>
        <w:t>micro</w:t>
      </w:r>
      <w:r w:rsidR="002B628A">
        <w:rPr>
          <w:rFonts w:eastAsia="Times New Roman" w:cs="Times New Roman"/>
          <w:color w:val="000000"/>
          <w:szCs w:val="24"/>
          <w:lang w:eastAsia="es-ES"/>
        </w:rPr>
        <w:t>-</w:t>
      </w:r>
      <w:r w:rsidR="00D320A0" w:rsidRPr="00C50DD1">
        <w:rPr>
          <w:rFonts w:eastAsia="Times New Roman" w:cs="Times New Roman"/>
          <w:color w:val="000000"/>
          <w:szCs w:val="24"/>
          <w:lang w:eastAsia="es-ES"/>
        </w:rPr>
        <w:t>servicios</w:t>
      </w:r>
      <w:r w:rsidRPr="00C50DD1">
        <w:rPr>
          <w:rFonts w:eastAsia="Times New Roman" w:cs="Times New Roman"/>
          <w:color w:val="000000"/>
          <w:szCs w:val="24"/>
          <w:lang w:eastAsia="es-ES"/>
        </w:rPr>
        <w:t xml:space="preserve"> para </w:t>
      </w:r>
      <w:r w:rsidR="00D74FF1">
        <w:rPr>
          <w:rFonts w:eastAsia="Times New Roman" w:cs="Times New Roman"/>
          <w:color w:val="000000"/>
          <w:szCs w:val="24"/>
          <w:lang w:eastAsia="es-ES"/>
        </w:rPr>
        <w:t xml:space="preserve">la </w:t>
      </w:r>
      <w:r w:rsidRPr="00C50DD1">
        <w:rPr>
          <w:rFonts w:eastAsia="Times New Roman" w:cs="Times New Roman"/>
          <w:color w:val="000000"/>
          <w:szCs w:val="24"/>
          <w:lang w:eastAsia="es-ES"/>
        </w:rPr>
        <w:t>Biblioteca Si</w:t>
      </w:r>
      <w:r w:rsidR="00D320A0" w:rsidRPr="00C50DD1">
        <w:rPr>
          <w:rFonts w:eastAsia="Times New Roman" w:cs="Times New Roman"/>
          <w:color w:val="000000"/>
          <w:szCs w:val="24"/>
          <w:lang w:eastAsia="es-ES"/>
        </w:rPr>
        <w:t>ghart Klauss de la Universidad A</w:t>
      </w:r>
      <w:r w:rsidRPr="00C50DD1">
        <w:rPr>
          <w:rFonts w:eastAsia="Times New Roman" w:cs="Times New Roman"/>
          <w:color w:val="000000"/>
          <w:szCs w:val="24"/>
          <w:lang w:eastAsia="es-ES"/>
        </w:rPr>
        <w:t>dventista de Bolivia.</w:t>
      </w:r>
    </w:p>
    <w:p w:rsidR="00452F17" w:rsidRPr="00C50DD1" w:rsidRDefault="00452F17" w:rsidP="00B939C2">
      <w:pPr>
        <w:pStyle w:val="Ttulo4"/>
      </w:pPr>
      <w:bookmarkStart w:id="41" w:name="_Toc510713161"/>
      <w:bookmarkStart w:id="42" w:name="_Toc510713346"/>
      <w:bookmarkStart w:id="43" w:name="_Toc513531476"/>
      <w:r w:rsidRPr="00C50DD1">
        <w:t>Objetivos específicos</w:t>
      </w:r>
      <w:bookmarkEnd w:id="41"/>
      <w:bookmarkEnd w:id="42"/>
      <w:bookmarkEnd w:id="43"/>
    </w:p>
    <w:p w:rsidR="00F85E75" w:rsidRPr="00C50DD1" w:rsidRDefault="00F85E75" w:rsidP="00C50DD1">
      <w:pPr>
        <w:numPr>
          <w:ilvl w:val="0"/>
          <w:numId w:val="1"/>
        </w:numPr>
        <w:spacing w:after="0"/>
        <w:textAlignment w:val="baseline"/>
        <w:rPr>
          <w:rFonts w:eastAsia="Times New Roman" w:cs="Times New Roman"/>
          <w:color w:val="000000"/>
          <w:szCs w:val="24"/>
          <w:lang w:eastAsia="es-ES"/>
        </w:rPr>
      </w:pPr>
      <w:r w:rsidRPr="00C50DD1">
        <w:rPr>
          <w:rFonts w:eastAsia="Times New Roman" w:cs="Times New Roman"/>
          <w:color w:val="000000"/>
          <w:szCs w:val="24"/>
          <w:lang w:eastAsia="es-ES"/>
        </w:rPr>
        <w:t xml:space="preserve">Diseñar el modelado actual y </w:t>
      </w:r>
      <w:r w:rsidR="00721D6F">
        <w:rPr>
          <w:rFonts w:eastAsia="Times New Roman" w:cs="Times New Roman"/>
          <w:color w:val="000000"/>
          <w:szCs w:val="24"/>
          <w:lang w:eastAsia="es-ES"/>
        </w:rPr>
        <w:t>alternativo del sistema de Biblioteca</w:t>
      </w:r>
      <w:r w:rsidRPr="00C50DD1">
        <w:rPr>
          <w:rFonts w:eastAsia="Times New Roman" w:cs="Times New Roman"/>
          <w:color w:val="000000"/>
          <w:szCs w:val="24"/>
          <w:lang w:eastAsia="es-ES"/>
        </w:rPr>
        <w:t>.</w:t>
      </w:r>
    </w:p>
    <w:p w:rsidR="00F85E75" w:rsidRPr="00C50DD1" w:rsidRDefault="00721D6F" w:rsidP="00C50DD1">
      <w:pPr>
        <w:numPr>
          <w:ilvl w:val="0"/>
          <w:numId w:val="1"/>
        </w:numPr>
        <w:spacing w:after="0"/>
        <w:textAlignment w:val="baseline"/>
        <w:rPr>
          <w:rFonts w:eastAsia="Times New Roman" w:cs="Times New Roman"/>
          <w:color w:val="000000"/>
          <w:szCs w:val="24"/>
          <w:lang w:eastAsia="es-ES"/>
        </w:rPr>
      </w:pPr>
      <w:r>
        <w:rPr>
          <w:rFonts w:eastAsia="Times New Roman" w:cs="Times New Roman"/>
          <w:color w:val="000000"/>
          <w:szCs w:val="24"/>
          <w:lang w:eastAsia="es-ES"/>
        </w:rPr>
        <w:t>Desarrollar</w:t>
      </w:r>
      <w:r w:rsidR="00F85E75" w:rsidRPr="00C50DD1">
        <w:rPr>
          <w:rFonts w:eastAsia="Times New Roman" w:cs="Times New Roman"/>
          <w:color w:val="000000"/>
          <w:szCs w:val="24"/>
          <w:lang w:eastAsia="es-ES"/>
        </w:rPr>
        <w:t xml:space="preserve"> </w:t>
      </w:r>
      <w:r w:rsidR="00044B33">
        <w:rPr>
          <w:rFonts w:eastAsia="Times New Roman" w:cs="Times New Roman"/>
          <w:color w:val="000000"/>
          <w:szCs w:val="24"/>
          <w:lang w:eastAsia="es-ES"/>
        </w:rPr>
        <w:t>los servicios REST Api</w:t>
      </w:r>
      <w:r w:rsidR="00F85E75" w:rsidRPr="00C50DD1">
        <w:rPr>
          <w:rFonts w:eastAsia="Times New Roman" w:cs="Times New Roman"/>
          <w:color w:val="000000"/>
          <w:szCs w:val="24"/>
          <w:lang w:eastAsia="es-ES"/>
        </w:rPr>
        <w:t xml:space="preserve"> para la </w:t>
      </w:r>
      <w:r w:rsidR="000C5296" w:rsidRPr="00C50DD1">
        <w:rPr>
          <w:rFonts w:eastAsia="Times New Roman" w:cs="Times New Roman"/>
          <w:color w:val="000000"/>
          <w:szCs w:val="24"/>
          <w:lang w:eastAsia="es-ES"/>
        </w:rPr>
        <w:t>persistencia</w:t>
      </w:r>
      <w:r w:rsidR="000C5296">
        <w:rPr>
          <w:rFonts w:eastAsia="Times New Roman" w:cs="Times New Roman"/>
          <w:color w:val="000000"/>
          <w:szCs w:val="24"/>
          <w:lang w:eastAsia="es-ES"/>
        </w:rPr>
        <w:t xml:space="preserve"> de datos</w:t>
      </w:r>
      <w:r w:rsidR="00F85E75" w:rsidRPr="00C50DD1">
        <w:rPr>
          <w:rFonts w:eastAsia="Times New Roman" w:cs="Times New Roman"/>
          <w:color w:val="000000"/>
          <w:szCs w:val="24"/>
          <w:lang w:eastAsia="es-ES"/>
        </w:rPr>
        <w:t>.</w:t>
      </w:r>
    </w:p>
    <w:p w:rsidR="00044B33" w:rsidRDefault="00044B33" w:rsidP="00C50DD1">
      <w:pPr>
        <w:numPr>
          <w:ilvl w:val="0"/>
          <w:numId w:val="1"/>
        </w:numPr>
        <w:spacing w:after="0"/>
        <w:textAlignment w:val="baseline"/>
        <w:rPr>
          <w:rFonts w:eastAsia="Times New Roman" w:cs="Times New Roman"/>
          <w:color w:val="000000"/>
          <w:szCs w:val="24"/>
          <w:lang w:eastAsia="es-ES"/>
        </w:rPr>
      </w:pPr>
      <w:r w:rsidRPr="00C50DD1">
        <w:rPr>
          <w:rFonts w:eastAsia="Times New Roman" w:cs="Times New Roman"/>
          <w:szCs w:val="24"/>
          <w:lang w:eastAsia="es-ES"/>
        </w:rPr>
        <w:t>Migra</w:t>
      </w:r>
      <w:r>
        <w:rPr>
          <w:rFonts w:eastAsia="Times New Roman" w:cs="Times New Roman"/>
          <w:szCs w:val="24"/>
          <w:lang w:eastAsia="es-ES"/>
        </w:rPr>
        <w:t>r</w:t>
      </w:r>
      <w:r w:rsidRPr="00C50DD1">
        <w:rPr>
          <w:rFonts w:eastAsia="Times New Roman" w:cs="Times New Roman"/>
          <w:szCs w:val="24"/>
          <w:lang w:eastAsia="es-ES"/>
        </w:rPr>
        <w:t xml:space="preserve"> la base de datos </w:t>
      </w:r>
      <w:r>
        <w:rPr>
          <w:rFonts w:eastAsia="Times New Roman" w:cs="Times New Roman"/>
          <w:szCs w:val="24"/>
          <w:lang w:eastAsia="es-ES"/>
        </w:rPr>
        <w:t xml:space="preserve">Oracle </w:t>
      </w:r>
      <w:r w:rsidRPr="00C50DD1">
        <w:rPr>
          <w:rFonts w:eastAsia="Times New Roman" w:cs="Times New Roman"/>
          <w:szCs w:val="24"/>
          <w:lang w:eastAsia="es-ES"/>
        </w:rPr>
        <w:t>a través de los micro</w:t>
      </w:r>
      <w:r>
        <w:rPr>
          <w:rFonts w:eastAsia="Times New Roman" w:cs="Times New Roman"/>
          <w:szCs w:val="24"/>
          <w:lang w:eastAsia="es-ES"/>
        </w:rPr>
        <w:t>-</w:t>
      </w:r>
      <w:r w:rsidRPr="00C50DD1">
        <w:rPr>
          <w:rFonts w:eastAsia="Times New Roman" w:cs="Times New Roman"/>
          <w:szCs w:val="24"/>
          <w:lang w:eastAsia="es-ES"/>
        </w:rPr>
        <w:t>servicios</w:t>
      </w:r>
      <w:r>
        <w:rPr>
          <w:rFonts w:eastAsia="Times New Roman" w:cs="Times New Roman"/>
          <w:szCs w:val="24"/>
          <w:lang w:eastAsia="es-ES"/>
        </w:rPr>
        <w:t xml:space="preserve"> a una base de datos SQL Server</w:t>
      </w:r>
      <w:r w:rsidRPr="00C50DD1">
        <w:rPr>
          <w:rFonts w:eastAsia="Times New Roman" w:cs="Times New Roman"/>
          <w:szCs w:val="24"/>
          <w:lang w:eastAsia="es-ES"/>
        </w:rPr>
        <w:t>.</w:t>
      </w:r>
    </w:p>
    <w:p w:rsidR="00F85E75" w:rsidRPr="00C50DD1" w:rsidRDefault="00044B33" w:rsidP="00C50DD1">
      <w:pPr>
        <w:numPr>
          <w:ilvl w:val="0"/>
          <w:numId w:val="1"/>
        </w:numPr>
        <w:spacing w:after="0"/>
        <w:textAlignment w:val="baseline"/>
        <w:rPr>
          <w:rFonts w:eastAsia="Times New Roman" w:cs="Times New Roman"/>
          <w:color w:val="000000"/>
          <w:szCs w:val="24"/>
          <w:lang w:eastAsia="es-ES"/>
        </w:rPr>
      </w:pPr>
      <w:r>
        <w:rPr>
          <w:rFonts w:eastAsia="Times New Roman" w:cs="Times New Roman"/>
          <w:color w:val="000000"/>
          <w:szCs w:val="24"/>
          <w:lang w:eastAsia="es-ES"/>
        </w:rPr>
        <w:t xml:space="preserve">Desarrollar </w:t>
      </w:r>
      <w:r w:rsidR="00F85E75" w:rsidRPr="00C50DD1">
        <w:rPr>
          <w:rFonts w:eastAsia="Times New Roman" w:cs="Times New Roman"/>
          <w:color w:val="000000"/>
          <w:szCs w:val="24"/>
          <w:lang w:eastAsia="es-ES"/>
        </w:rPr>
        <w:t xml:space="preserve"> </w:t>
      </w:r>
      <w:r>
        <w:rPr>
          <w:rFonts w:eastAsia="Times New Roman" w:cs="Times New Roman"/>
          <w:color w:val="000000"/>
          <w:szCs w:val="24"/>
          <w:lang w:eastAsia="es-ES"/>
        </w:rPr>
        <w:t>el</w:t>
      </w:r>
      <w:r w:rsidR="00F85E75" w:rsidRPr="00C50DD1">
        <w:rPr>
          <w:rFonts w:eastAsia="Times New Roman" w:cs="Times New Roman"/>
          <w:color w:val="000000"/>
          <w:szCs w:val="24"/>
          <w:lang w:eastAsia="es-ES"/>
        </w:rPr>
        <w:t xml:space="preserve"> subsistema </w:t>
      </w:r>
      <w:r>
        <w:rPr>
          <w:rFonts w:eastAsia="Times New Roman" w:cs="Times New Roman"/>
          <w:color w:val="000000"/>
          <w:szCs w:val="24"/>
          <w:lang w:eastAsia="es-ES"/>
        </w:rPr>
        <w:t>de</w:t>
      </w:r>
      <w:r w:rsidR="00F85E75" w:rsidRPr="00C50DD1">
        <w:rPr>
          <w:rFonts w:eastAsia="Times New Roman" w:cs="Times New Roman"/>
          <w:color w:val="000000"/>
          <w:szCs w:val="24"/>
          <w:lang w:eastAsia="es-ES"/>
        </w:rPr>
        <w:t xml:space="preserve"> gestión de materiales bibliográficos.</w:t>
      </w:r>
    </w:p>
    <w:p w:rsidR="00F85E75" w:rsidRPr="002B628A" w:rsidRDefault="00044B33" w:rsidP="00C50DD1">
      <w:pPr>
        <w:numPr>
          <w:ilvl w:val="0"/>
          <w:numId w:val="1"/>
        </w:numPr>
        <w:spacing w:after="0"/>
        <w:textAlignment w:val="baseline"/>
        <w:rPr>
          <w:rFonts w:eastAsia="Times New Roman" w:cs="Times New Roman"/>
          <w:szCs w:val="24"/>
          <w:lang w:eastAsia="es-ES"/>
        </w:rPr>
      </w:pPr>
      <w:r>
        <w:rPr>
          <w:rFonts w:eastAsia="Times New Roman" w:cs="Times New Roman"/>
          <w:color w:val="000000"/>
          <w:szCs w:val="24"/>
          <w:lang w:eastAsia="es-ES"/>
        </w:rPr>
        <w:t xml:space="preserve">Desarrollar </w:t>
      </w:r>
      <w:r w:rsidR="00F85E75" w:rsidRPr="00C50DD1">
        <w:rPr>
          <w:rFonts w:eastAsia="Times New Roman" w:cs="Times New Roman"/>
          <w:color w:val="000000"/>
          <w:szCs w:val="24"/>
          <w:lang w:eastAsia="es-ES"/>
        </w:rPr>
        <w:t>un subsistema para el enriquecimiento de la búsqueda de materiales bibliográficos.</w:t>
      </w:r>
    </w:p>
    <w:p w:rsidR="00F85E75" w:rsidRPr="00044B33" w:rsidRDefault="002B628A" w:rsidP="00044B33">
      <w:pPr>
        <w:numPr>
          <w:ilvl w:val="0"/>
          <w:numId w:val="1"/>
        </w:numPr>
        <w:spacing w:after="0"/>
        <w:textAlignment w:val="baseline"/>
        <w:rPr>
          <w:rFonts w:eastAsia="Times New Roman" w:cs="Times New Roman"/>
          <w:szCs w:val="24"/>
          <w:lang w:eastAsia="es-ES"/>
        </w:rPr>
      </w:pPr>
      <w:r>
        <w:rPr>
          <w:rFonts w:eastAsia="Times New Roman" w:cs="Times New Roman"/>
          <w:color w:val="000000"/>
          <w:szCs w:val="24"/>
          <w:lang w:eastAsia="es-ES"/>
        </w:rPr>
        <w:t>Integrar</w:t>
      </w:r>
      <w:r w:rsidR="002663F9">
        <w:rPr>
          <w:rFonts w:eastAsia="Times New Roman" w:cs="Times New Roman"/>
          <w:color w:val="000000"/>
          <w:szCs w:val="24"/>
          <w:lang w:eastAsia="es-ES"/>
        </w:rPr>
        <w:t xml:space="preserve"> el subsistema de </w:t>
      </w:r>
      <w:r w:rsidR="00C5175A">
        <w:rPr>
          <w:rFonts w:eastAsia="Times New Roman" w:cs="Times New Roman"/>
          <w:color w:val="000000"/>
          <w:szCs w:val="24"/>
          <w:lang w:eastAsia="es-ES"/>
        </w:rPr>
        <w:t>búsqueda</w:t>
      </w:r>
      <w:r w:rsidR="00044B33">
        <w:rPr>
          <w:rFonts w:eastAsia="Times New Roman" w:cs="Times New Roman"/>
          <w:color w:val="000000"/>
          <w:szCs w:val="24"/>
          <w:lang w:eastAsia="es-ES"/>
        </w:rPr>
        <w:t xml:space="preserve"> con el sistema A</w:t>
      </w:r>
      <w:r>
        <w:rPr>
          <w:rFonts w:eastAsia="Times New Roman" w:cs="Times New Roman"/>
          <w:color w:val="000000"/>
          <w:szCs w:val="24"/>
          <w:lang w:eastAsia="es-ES"/>
        </w:rPr>
        <w:t>cadémico de la Universidad Adventista de Bolivia.</w:t>
      </w:r>
    </w:p>
    <w:p w:rsidR="007517E4" w:rsidRDefault="00452F17" w:rsidP="00703870">
      <w:pPr>
        <w:pStyle w:val="Ttulo3"/>
      </w:pPr>
      <w:bookmarkStart w:id="44" w:name="_Toc510713162"/>
      <w:bookmarkStart w:id="45" w:name="_Toc510713347"/>
      <w:bookmarkStart w:id="46" w:name="_Toc513531477"/>
      <w:r w:rsidRPr="00C50DD1">
        <w:t>Justificación</w:t>
      </w:r>
      <w:bookmarkEnd w:id="44"/>
      <w:bookmarkEnd w:id="45"/>
      <w:bookmarkEnd w:id="46"/>
    </w:p>
    <w:p w:rsidR="007517E4" w:rsidRPr="00C50DD1" w:rsidRDefault="007517E4" w:rsidP="007517E4">
      <w:pPr>
        <w:spacing w:after="0"/>
        <w:rPr>
          <w:rFonts w:eastAsia="Times New Roman" w:cs="Times New Roman"/>
          <w:szCs w:val="24"/>
          <w:lang w:eastAsia="es-ES"/>
        </w:rPr>
      </w:pPr>
      <w:r w:rsidRPr="00C50DD1">
        <w:rPr>
          <w:rFonts w:eastAsia="Times New Roman" w:cs="Times New Roman"/>
          <w:bCs/>
          <w:color w:val="000000"/>
          <w:szCs w:val="24"/>
          <w:lang w:eastAsia="es-ES"/>
        </w:rPr>
        <w:t>El sistema actual ya no cuenta con soporte técnico desde varios años atrás y no se puede garantizar el correcto funcionamiento del sistema a largo plazo.</w:t>
      </w:r>
    </w:p>
    <w:p w:rsidR="007517E4" w:rsidRPr="00C50DD1" w:rsidRDefault="007517E4" w:rsidP="007517E4">
      <w:pPr>
        <w:spacing w:after="0"/>
        <w:rPr>
          <w:rFonts w:eastAsia="Times New Roman" w:cs="Times New Roman"/>
          <w:szCs w:val="24"/>
          <w:lang w:eastAsia="es-ES"/>
        </w:rPr>
      </w:pPr>
      <w:r w:rsidRPr="00C50DD1">
        <w:rPr>
          <w:rFonts w:eastAsia="Times New Roman" w:cs="Times New Roman"/>
          <w:color w:val="000000"/>
          <w:szCs w:val="24"/>
          <w:lang w:eastAsia="es-ES"/>
        </w:rPr>
        <w:t>Con la ayuda de un nuevo sistema desarrollado de acuerda a las nece</w:t>
      </w:r>
      <w:r>
        <w:rPr>
          <w:rFonts w:eastAsia="Times New Roman" w:cs="Times New Roman"/>
          <w:color w:val="000000"/>
          <w:szCs w:val="24"/>
          <w:lang w:eastAsia="es-ES"/>
        </w:rPr>
        <w:t>sidades y exigencias actuales, l</w:t>
      </w:r>
      <w:r w:rsidRPr="00C50DD1">
        <w:rPr>
          <w:rFonts w:eastAsia="Times New Roman" w:cs="Times New Roman"/>
          <w:color w:val="000000"/>
          <w:szCs w:val="24"/>
          <w:lang w:eastAsia="es-ES"/>
        </w:rPr>
        <w:t xml:space="preserve">os administradores y lectores tendrán menos problemas que enfrentar a la hora de </w:t>
      </w:r>
      <w:r w:rsidRPr="00C50DD1">
        <w:rPr>
          <w:rFonts w:eastAsia="Times New Roman" w:cs="Times New Roman"/>
          <w:color w:val="000000"/>
          <w:szCs w:val="24"/>
          <w:lang w:eastAsia="es-ES"/>
        </w:rPr>
        <w:lastRenderedPageBreak/>
        <w:t>gestionar los materiales bibliográficos, ofreciendo eficiencia y garantizando la integridad de los datos.</w:t>
      </w:r>
    </w:p>
    <w:p w:rsidR="007517E4" w:rsidRPr="00C50DD1" w:rsidRDefault="007517E4" w:rsidP="007517E4">
      <w:pPr>
        <w:spacing w:after="0"/>
        <w:rPr>
          <w:rFonts w:eastAsia="Times New Roman" w:cs="Times New Roman"/>
          <w:szCs w:val="24"/>
          <w:lang w:eastAsia="es-ES"/>
        </w:rPr>
      </w:pPr>
      <w:r w:rsidRPr="00C50DD1">
        <w:rPr>
          <w:rFonts w:eastAsia="Times New Roman" w:cs="Times New Roman"/>
          <w:color w:val="000000"/>
          <w:szCs w:val="24"/>
          <w:lang w:eastAsia="es-ES"/>
        </w:rPr>
        <w:t>Además, se incluirá mejoras en el buscador incrementando el alcance con búsquedas por palabras y caracteres. El estado de los libros se reflejará en el resultado de una búsqueda evitándonos realizar una reservación a un libro previamente prestado o con un estado neutral.</w:t>
      </w:r>
    </w:p>
    <w:p w:rsidR="00452F17" w:rsidRPr="00C5240F" w:rsidRDefault="007517E4" w:rsidP="0091340C">
      <w:pPr>
        <w:spacing w:after="0"/>
        <w:rPr>
          <w:rFonts w:eastAsia="Times New Roman" w:cs="Times New Roman"/>
          <w:szCs w:val="24"/>
          <w:lang w:eastAsia="es-ES"/>
        </w:rPr>
      </w:pPr>
      <w:r w:rsidRPr="00C50DD1">
        <w:rPr>
          <w:rFonts w:eastAsia="Times New Roman" w:cs="Times New Roman"/>
          <w:color w:val="000000"/>
          <w:szCs w:val="24"/>
          <w:lang w:eastAsia="es-ES"/>
        </w:rPr>
        <w:t>La migración de base de datos del sistema actual a</w:t>
      </w:r>
      <w:r>
        <w:rPr>
          <w:rFonts w:eastAsia="Times New Roman" w:cs="Times New Roman"/>
          <w:color w:val="000000"/>
          <w:szCs w:val="24"/>
          <w:lang w:eastAsia="es-ES"/>
        </w:rPr>
        <w:t xml:space="preserve"> </w:t>
      </w:r>
      <w:r w:rsidRPr="00C50DD1">
        <w:rPr>
          <w:rFonts w:eastAsia="Times New Roman" w:cs="Times New Roman"/>
          <w:color w:val="000000"/>
          <w:szCs w:val="24"/>
          <w:lang w:eastAsia="es-ES"/>
        </w:rPr>
        <w:t>tr</w:t>
      </w:r>
      <w:r>
        <w:rPr>
          <w:rFonts w:eastAsia="Times New Roman" w:cs="Times New Roman"/>
          <w:color w:val="000000"/>
          <w:szCs w:val="24"/>
          <w:lang w:eastAsia="es-ES"/>
        </w:rPr>
        <w:t>a</w:t>
      </w:r>
      <w:r w:rsidRPr="00C50DD1">
        <w:rPr>
          <w:rFonts w:eastAsia="Times New Roman" w:cs="Times New Roman"/>
          <w:color w:val="000000"/>
          <w:szCs w:val="24"/>
          <w:lang w:eastAsia="es-ES"/>
        </w:rPr>
        <w:t>vés de la API es una funcionalidad muy v</w:t>
      </w:r>
      <w:r>
        <w:rPr>
          <w:rFonts w:eastAsia="Times New Roman" w:cs="Times New Roman"/>
          <w:color w:val="000000"/>
          <w:szCs w:val="24"/>
          <w:lang w:eastAsia="es-ES"/>
        </w:rPr>
        <w:t>aliosa</w:t>
      </w:r>
      <w:r w:rsidRPr="00C50DD1">
        <w:rPr>
          <w:rFonts w:eastAsia="Times New Roman" w:cs="Times New Roman"/>
          <w:color w:val="000000"/>
          <w:szCs w:val="24"/>
          <w:lang w:eastAsia="es-ES"/>
        </w:rPr>
        <w:t xml:space="preserve"> como parte de la integración al nuevo sistema</w:t>
      </w:r>
      <w:r w:rsidR="00E53DDE">
        <w:rPr>
          <w:rFonts w:eastAsia="Times New Roman" w:cs="Times New Roman"/>
          <w:color w:val="000000"/>
          <w:szCs w:val="24"/>
          <w:lang w:eastAsia="es-ES"/>
        </w:rPr>
        <w:t>,</w:t>
      </w:r>
      <w:r w:rsidRPr="00C50DD1">
        <w:rPr>
          <w:rFonts w:eastAsia="Times New Roman" w:cs="Times New Roman"/>
          <w:color w:val="000000"/>
          <w:szCs w:val="24"/>
          <w:lang w:eastAsia="es-ES"/>
        </w:rPr>
        <w:t xml:space="preserve"> esta maniobra ayudará a los administradores a no realizar la importación de los materiales bibliográficos</w:t>
      </w:r>
      <w:r w:rsidR="00E53DDE">
        <w:rPr>
          <w:rFonts w:eastAsia="Times New Roman" w:cs="Times New Roman"/>
          <w:color w:val="000000"/>
          <w:szCs w:val="24"/>
          <w:lang w:eastAsia="es-ES"/>
        </w:rPr>
        <w:t>,</w:t>
      </w:r>
      <w:r w:rsidRPr="00C50DD1">
        <w:rPr>
          <w:rFonts w:eastAsia="Times New Roman" w:cs="Times New Roman"/>
          <w:color w:val="000000"/>
          <w:szCs w:val="24"/>
          <w:lang w:eastAsia="es-ES"/>
        </w:rPr>
        <w:t xml:space="preserve"> nuevamente</w:t>
      </w:r>
      <w:r w:rsidR="00E53DDE">
        <w:rPr>
          <w:rFonts w:eastAsia="Times New Roman" w:cs="Times New Roman"/>
          <w:color w:val="000000"/>
          <w:szCs w:val="24"/>
          <w:lang w:eastAsia="es-ES"/>
        </w:rPr>
        <w:t>.</w:t>
      </w:r>
      <w:r w:rsidRPr="00C50DD1">
        <w:rPr>
          <w:rFonts w:eastAsia="Times New Roman" w:cs="Times New Roman"/>
          <w:color w:val="000000"/>
          <w:szCs w:val="24"/>
          <w:lang w:eastAsia="es-ES"/>
        </w:rPr>
        <w:t xml:space="preserve"> </w:t>
      </w:r>
      <w:r w:rsidR="00E53DDE">
        <w:rPr>
          <w:rFonts w:eastAsia="Times New Roman" w:cs="Times New Roman"/>
          <w:color w:val="000000"/>
          <w:szCs w:val="24"/>
          <w:lang w:eastAsia="es-ES"/>
        </w:rPr>
        <w:t>La</w:t>
      </w:r>
      <w:r w:rsidRPr="00C50DD1">
        <w:rPr>
          <w:rFonts w:eastAsia="Times New Roman" w:cs="Times New Roman"/>
          <w:color w:val="000000"/>
          <w:szCs w:val="24"/>
          <w:lang w:eastAsia="es-ES"/>
        </w:rPr>
        <w:t xml:space="preserve"> implementación garantizara que los datos migrados funcionen correctamente en el </w:t>
      </w:r>
      <w:r w:rsidRPr="0091340C">
        <w:rPr>
          <w:rFonts w:eastAsia="Times New Roman" w:cs="Times New Roman"/>
          <w:color w:val="000000"/>
          <w:szCs w:val="24"/>
          <w:lang w:eastAsia="es-ES"/>
        </w:rPr>
        <w:t>nuevo</w:t>
      </w:r>
      <w:r w:rsidRPr="00C50DD1">
        <w:rPr>
          <w:rFonts w:eastAsia="Times New Roman" w:cs="Times New Roman"/>
          <w:color w:val="000000"/>
          <w:szCs w:val="24"/>
          <w:lang w:eastAsia="es-ES"/>
        </w:rPr>
        <w:t xml:space="preserve"> sistema.</w:t>
      </w:r>
    </w:p>
    <w:p w:rsidR="00452F17" w:rsidRPr="00C50DD1" w:rsidRDefault="00452F17" w:rsidP="00703870">
      <w:pPr>
        <w:pStyle w:val="Ttulo3"/>
      </w:pPr>
      <w:bookmarkStart w:id="47" w:name="_Toc510713165"/>
      <w:bookmarkStart w:id="48" w:name="_Toc510713350"/>
      <w:bookmarkStart w:id="49" w:name="_Toc513531478"/>
      <w:r w:rsidRPr="00C50DD1">
        <w:t>Límites y Alcances</w:t>
      </w:r>
      <w:bookmarkEnd w:id="47"/>
      <w:bookmarkEnd w:id="48"/>
      <w:bookmarkEnd w:id="49"/>
    </w:p>
    <w:p w:rsidR="00452F17" w:rsidRPr="00C50DD1" w:rsidRDefault="00452F17" w:rsidP="00B939C2">
      <w:pPr>
        <w:pStyle w:val="Ttulo4"/>
      </w:pPr>
      <w:bookmarkStart w:id="50" w:name="_Toc510713166"/>
      <w:bookmarkStart w:id="51" w:name="_Toc510713351"/>
      <w:bookmarkStart w:id="52" w:name="_Toc513531479"/>
      <w:r w:rsidRPr="00C50DD1">
        <w:t>Límites</w:t>
      </w:r>
      <w:bookmarkEnd w:id="50"/>
      <w:bookmarkEnd w:id="51"/>
      <w:bookmarkEnd w:id="52"/>
    </w:p>
    <w:p w:rsidR="00452F17" w:rsidRPr="00C50DD1" w:rsidRDefault="00452F17" w:rsidP="002D39A2">
      <w:pPr>
        <w:numPr>
          <w:ilvl w:val="0"/>
          <w:numId w:val="2"/>
        </w:numPr>
        <w:spacing w:after="0"/>
        <w:textAlignment w:val="baseline"/>
        <w:rPr>
          <w:rFonts w:eastAsia="Times New Roman" w:cs="Times New Roman"/>
          <w:color w:val="000000"/>
          <w:szCs w:val="24"/>
          <w:lang w:eastAsia="es-ES"/>
        </w:rPr>
      </w:pPr>
      <w:r w:rsidRPr="00C50DD1">
        <w:rPr>
          <w:rFonts w:eastAsia="Times New Roman" w:cs="Times New Roman"/>
          <w:color w:val="000000"/>
          <w:szCs w:val="24"/>
          <w:lang w:eastAsia="es-ES"/>
        </w:rPr>
        <w:t>El sistema no ayudará en la clasificación y el conteo de número de inventario en los materiales bibliográficos.</w:t>
      </w:r>
    </w:p>
    <w:p w:rsidR="00452F17" w:rsidRPr="00C50DD1" w:rsidRDefault="00452F17" w:rsidP="002D39A2">
      <w:pPr>
        <w:numPr>
          <w:ilvl w:val="0"/>
          <w:numId w:val="2"/>
        </w:numPr>
        <w:spacing w:after="0"/>
        <w:textAlignment w:val="baseline"/>
        <w:rPr>
          <w:rFonts w:eastAsia="Times New Roman" w:cs="Times New Roman"/>
          <w:color w:val="000000"/>
          <w:szCs w:val="24"/>
          <w:lang w:eastAsia="es-ES"/>
        </w:rPr>
      </w:pPr>
      <w:r w:rsidRPr="00C50DD1">
        <w:rPr>
          <w:rFonts w:eastAsia="Times New Roman" w:cs="Times New Roman"/>
          <w:color w:val="000000"/>
          <w:szCs w:val="24"/>
          <w:lang w:eastAsia="es-ES"/>
        </w:rPr>
        <w:t>El sistema no permitirá el almacenamiento de recursos multimedia a excepción de las imágenes de portada de los libros y periódicos.</w:t>
      </w:r>
    </w:p>
    <w:p w:rsidR="00452F17" w:rsidRPr="00C50DD1" w:rsidRDefault="00452F17" w:rsidP="002D39A2">
      <w:pPr>
        <w:numPr>
          <w:ilvl w:val="0"/>
          <w:numId w:val="2"/>
        </w:numPr>
        <w:spacing w:after="0"/>
        <w:textAlignment w:val="baseline"/>
        <w:rPr>
          <w:rFonts w:eastAsia="Times New Roman" w:cs="Times New Roman"/>
          <w:color w:val="000000"/>
          <w:szCs w:val="24"/>
          <w:lang w:eastAsia="es-ES"/>
        </w:rPr>
      </w:pPr>
      <w:r w:rsidRPr="00C50DD1">
        <w:rPr>
          <w:rFonts w:eastAsia="Times New Roman" w:cs="Times New Roman"/>
          <w:color w:val="000000"/>
          <w:szCs w:val="24"/>
          <w:lang w:eastAsia="es-ES"/>
        </w:rPr>
        <w:t>El sistema no ayudará en el cálculo de multas por retrasos en devoluciones de los materiales bibliográficos.</w:t>
      </w:r>
    </w:p>
    <w:p w:rsidR="00452F17" w:rsidRPr="00A5430F" w:rsidRDefault="00452F17" w:rsidP="002D39A2">
      <w:pPr>
        <w:numPr>
          <w:ilvl w:val="0"/>
          <w:numId w:val="2"/>
        </w:numPr>
        <w:spacing w:after="0"/>
        <w:textAlignment w:val="baseline"/>
        <w:rPr>
          <w:rFonts w:eastAsia="Times New Roman" w:cs="Times New Roman"/>
          <w:szCs w:val="24"/>
          <w:lang w:eastAsia="es-ES"/>
        </w:rPr>
      </w:pPr>
      <w:r w:rsidRPr="00A5430F">
        <w:rPr>
          <w:rFonts w:eastAsia="Times New Roman" w:cs="Times New Roman"/>
          <w:color w:val="000000"/>
          <w:szCs w:val="24"/>
          <w:lang w:eastAsia="es-ES"/>
        </w:rPr>
        <w:t xml:space="preserve">La </w:t>
      </w:r>
      <w:r w:rsidR="00C82D93" w:rsidRPr="00A5430F">
        <w:rPr>
          <w:rFonts w:eastAsia="Times New Roman" w:cs="Times New Roman"/>
          <w:color w:val="000000"/>
          <w:szCs w:val="24"/>
          <w:lang w:eastAsia="es-ES"/>
        </w:rPr>
        <w:t>integración</w:t>
      </w:r>
      <w:r w:rsidRPr="00A5430F">
        <w:rPr>
          <w:rFonts w:eastAsia="Times New Roman" w:cs="Times New Roman"/>
          <w:color w:val="000000"/>
          <w:szCs w:val="24"/>
          <w:lang w:eastAsia="es-ES"/>
        </w:rPr>
        <w:t xml:space="preserve"> con el sistema académico está condicionada a la implementación del módulo de integración por parte de sus administradores.</w:t>
      </w:r>
    </w:p>
    <w:p w:rsidR="00452F17" w:rsidRPr="00C50DD1" w:rsidRDefault="00452F17" w:rsidP="00B939C2">
      <w:pPr>
        <w:pStyle w:val="Ttulo4"/>
      </w:pPr>
      <w:bookmarkStart w:id="53" w:name="_Toc510713167"/>
      <w:bookmarkStart w:id="54" w:name="_Toc510713352"/>
      <w:bookmarkStart w:id="55" w:name="_Toc513531480"/>
      <w:r w:rsidRPr="00C50DD1">
        <w:t>Alcances</w:t>
      </w:r>
      <w:bookmarkEnd w:id="53"/>
      <w:bookmarkEnd w:id="54"/>
      <w:bookmarkEnd w:id="55"/>
    </w:p>
    <w:p w:rsidR="000C5296" w:rsidRPr="00405C43" w:rsidRDefault="00405C43" w:rsidP="00405C43">
      <w:pPr>
        <w:spacing w:after="0"/>
        <w:textAlignment w:val="baseline"/>
        <w:rPr>
          <w:rFonts w:eastAsia="Times New Roman" w:cs="Times New Roman"/>
          <w:color w:val="000000"/>
          <w:szCs w:val="24"/>
          <w:lang w:eastAsia="es-ES"/>
        </w:rPr>
      </w:pPr>
      <w:r w:rsidRPr="00405C43">
        <w:rPr>
          <w:rFonts w:eastAsia="Times New Roman" w:cs="Times New Roman"/>
          <w:color w:val="000000"/>
          <w:szCs w:val="24"/>
          <w:lang w:eastAsia="es-ES"/>
        </w:rPr>
        <w:t>S</w:t>
      </w:r>
      <w:r w:rsidR="000C5296" w:rsidRPr="00405C43">
        <w:rPr>
          <w:rFonts w:eastAsia="Times New Roman" w:cs="Times New Roman"/>
          <w:color w:val="000000"/>
          <w:szCs w:val="24"/>
          <w:lang w:eastAsia="es-ES"/>
        </w:rPr>
        <w:t xml:space="preserve">e </w:t>
      </w:r>
      <w:r w:rsidRPr="00405C43">
        <w:rPr>
          <w:rFonts w:eastAsia="Times New Roman" w:cs="Times New Roman"/>
          <w:color w:val="000000"/>
          <w:szCs w:val="24"/>
          <w:lang w:eastAsia="es-ES"/>
        </w:rPr>
        <w:t>construirá un</w:t>
      </w:r>
      <w:r w:rsidR="00452F17" w:rsidRPr="00405C43">
        <w:rPr>
          <w:rFonts w:eastAsia="Times New Roman" w:cs="Times New Roman"/>
          <w:color w:val="000000"/>
          <w:szCs w:val="24"/>
          <w:lang w:eastAsia="es-ES"/>
        </w:rPr>
        <w:t xml:space="preserve"> API</w:t>
      </w:r>
      <w:r w:rsidRPr="00405C43">
        <w:rPr>
          <w:rFonts w:eastAsia="Times New Roman" w:cs="Times New Roman"/>
          <w:color w:val="000000"/>
          <w:szCs w:val="24"/>
          <w:lang w:eastAsia="es-ES"/>
        </w:rPr>
        <w:t xml:space="preserve"> específico</w:t>
      </w:r>
      <w:r w:rsidR="00452F17" w:rsidRPr="00405C43">
        <w:rPr>
          <w:rFonts w:eastAsia="Times New Roman" w:cs="Times New Roman"/>
          <w:color w:val="000000"/>
          <w:szCs w:val="24"/>
          <w:lang w:eastAsia="es-ES"/>
        </w:rPr>
        <w:t xml:space="preserve"> para la </w:t>
      </w:r>
      <w:r w:rsidR="000C5296" w:rsidRPr="00405C43">
        <w:rPr>
          <w:rFonts w:eastAsia="Times New Roman" w:cs="Times New Roman"/>
          <w:color w:val="000000"/>
          <w:szCs w:val="24"/>
          <w:lang w:eastAsia="es-ES"/>
        </w:rPr>
        <w:t>persistencia de datos de la biblioteca Sighart Klauss.</w:t>
      </w:r>
    </w:p>
    <w:p w:rsidR="00101E2D" w:rsidRPr="00405C43" w:rsidRDefault="002D39A2" w:rsidP="00405C43">
      <w:pPr>
        <w:spacing w:after="0"/>
        <w:textAlignment w:val="baseline"/>
        <w:rPr>
          <w:rFonts w:eastAsia="Times New Roman" w:cs="Times New Roman"/>
          <w:color w:val="000000"/>
          <w:szCs w:val="24"/>
          <w:lang w:eastAsia="es-ES"/>
        </w:rPr>
      </w:pPr>
      <w:r w:rsidRPr="00405C43">
        <w:rPr>
          <w:rFonts w:eastAsia="Times New Roman" w:cs="Times New Roman"/>
          <w:color w:val="000000"/>
          <w:szCs w:val="24"/>
          <w:lang w:eastAsia="es-ES"/>
        </w:rPr>
        <w:t xml:space="preserve">Se planteara la </w:t>
      </w:r>
      <w:r w:rsidR="00101E2D" w:rsidRPr="00405C43">
        <w:rPr>
          <w:rFonts w:eastAsia="Times New Roman" w:cs="Times New Roman"/>
          <w:color w:val="000000"/>
          <w:szCs w:val="24"/>
          <w:lang w:eastAsia="es-ES"/>
        </w:rPr>
        <w:t>integración con el sistema académico</w:t>
      </w:r>
      <w:r w:rsidR="00405C43">
        <w:rPr>
          <w:rFonts w:eastAsia="Times New Roman" w:cs="Times New Roman"/>
          <w:color w:val="000000"/>
          <w:szCs w:val="24"/>
          <w:lang w:eastAsia="es-ES"/>
        </w:rPr>
        <w:t xml:space="preserve"> atravez</w:t>
      </w:r>
      <w:r w:rsidRPr="00405C43">
        <w:rPr>
          <w:rFonts w:eastAsia="Times New Roman" w:cs="Times New Roman"/>
          <w:color w:val="000000"/>
          <w:szCs w:val="24"/>
          <w:lang w:eastAsia="es-ES"/>
        </w:rPr>
        <w:t xml:space="preserve"> de una API</w:t>
      </w:r>
      <w:r w:rsidR="00E81539">
        <w:rPr>
          <w:rFonts w:eastAsia="Times New Roman" w:cs="Times New Roman"/>
          <w:color w:val="000000"/>
          <w:szCs w:val="24"/>
          <w:lang w:eastAsia="es-ES"/>
        </w:rPr>
        <w:t>.</w:t>
      </w:r>
    </w:p>
    <w:p w:rsidR="00452F17" w:rsidRPr="00405C43" w:rsidRDefault="002D39A2" w:rsidP="00405C43">
      <w:pPr>
        <w:spacing w:after="0"/>
        <w:textAlignment w:val="baseline"/>
        <w:rPr>
          <w:rFonts w:eastAsia="Times New Roman" w:cs="Times New Roman"/>
          <w:color w:val="000000"/>
          <w:szCs w:val="24"/>
          <w:lang w:eastAsia="es-ES"/>
        </w:rPr>
      </w:pPr>
      <w:r w:rsidRPr="00405C43">
        <w:rPr>
          <w:rFonts w:eastAsia="Times New Roman" w:cs="Times New Roman"/>
          <w:color w:val="000000"/>
          <w:szCs w:val="24"/>
          <w:lang w:eastAsia="es-ES"/>
        </w:rPr>
        <w:t>Se d</w:t>
      </w:r>
      <w:r w:rsidR="00452F17" w:rsidRPr="00405C43">
        <w:rPr>
          <w:rFonts w:eastAsia="Times New Roman" w:cs="Times New Roman"/>
          <w:color w:val="000000"/>
          <w:szCs w:val="24"/>
          <w:lang w:eastAsia="es-ES"/>
        </w:rPr>
        <w:t>esarrollar</w:t>
      </w:r>
      <w:r w:rsidR="00071035" w:rsidRPr="00405C43">
        <w:rPr>
          <w:rFonts w:eastAsia="Times New Roman" w:cs="Times New Roman"/>
          <w:color w:val="000000"/>
          <w:szCs w:val="24"/>
          <w:lang w:eastAsia="es-ES"/>
        </w:rPr>
        <w:t>a</w:t>
      </w:r>
      <w:r w:rsidR="00101E2D" w:rsidRPr="00405C43">
        <w:rPr>
          <w:rFonts w:eastAsia="Times New Roman" w:cs="Times New Roman"/>
          <w:color w:val="000000"/>
          <w:szCs w:val="24"/>
          <w:lang w:eastAsia="es-ES"/>
        </w:rPr>
        <w:t xml:space="preserve"> </w:t>
      </w:r>
      <w:r w:rsidR="00452F17" w:rsidRPr="00405C43">
        <w:rPr>
          <w:rFonts w:eastAsia="Times New Roman" w:cs="Times New Roman"/>
          <w:color w:val="000000"/>
          <w:szCs w:val="24"/>
          <w:lang w:eastAsia="es-ES"/>
        </w:rPr>
        <w:t>un</w:t>
      </w:r>
      <w:r w:rsidRPr="00405C43">
        <w:rPr>
          <w:rFonts w:eastAsia="Times New Roman" w:cs="Times New Roman"/>
          <w:color w:val="000000"/>
          <w:szCs w:val="24"/>
          <w:lang w:eastAsia="es-ES"/>
        </w:rPr>
        <w:t>a</w:t>
      </w:r>
      <w:r w:rsidR="00452F17" w:rsidRPr="00405C43">
        <w:rPr>
          <w:rFonts w:eastAsia="Times New Roman" w:cs="Times New Roman"/>
          <w:color w:val="000000"/>
          <w:szCs w:val="24"/>
          <w:lang w:eastAsia="es-ES"/>
        </w:rPr>
        <w:t xml:space="preserve"> </w:t>
      </w:r>
      <w:r w:rsidRPr="00405C43">
        <w:rPr>
          <w:rFonts w:eastAsia="Times New Roman" w:cs="Times New Roman"/>
          <w:color w:val="000000"/>
          <w:szCs w:val="24"/>
          <w:lang w:eastAsia="es-ES"/>
        </w:rPr>
        <w:t xml:space="preserve">aplicación </w:t>
      </w:r>
      <w:r w:rsidR="00452F17" w:rsidRPr="00405C43">
        <w:rPr>
          <w:rFonts w:eastAsia="Times New Roman" w:cs="Times New Roman"/>
          <w:color w:val="000000"/>
          <w:szCs w:val="24"/>
          <w:lang w:eastAsia="es-ES"/>
        </w:rPr>
        <w:t xml:space="preserve">WEB para la </w:t>
      </w:r>
      <w:r w:rsidR="00101E2D" w:rsidRPr="00405C43">
        <w:rPr>
          <w:rFonts w:eastAsia="Times New Roman" w:cs="Times New Roman"/>
          <w:color w:val="000000"/>
          <w:szCs w:val="24"/>
          <w:lang w:eastAsia="es-ES"/>
        </w:rPr>
        <w:t>gestión de</w:t>
      </w:r>
      <w:r w:rsidR="00452F17" w:rsidRPr="00405C43">
        <w:rPr>
          <w:rFonts w:eastAsia="Times New Roman" w:cs="Times New Roman"/>
          <w:color w:val="000000"/>
          <w:szCs w:val="24"/>
          <w:lang w:eastAsia="es-ES"/>
        </w:rPr>
        <w:t xml:space="preserve"> materiales bibliográficos</w:t>
      </w:r>
      <w:r w:rsidRPr="00405C43">
        <w:rPr>
          <w:rFonts w:eastAsia="Times New Roman" w:cs="Times New Roman"/>
          <w:color w:val="000000"/>
          <w:szCs w:val="24"/>
          <w:lang w:eastAsia="es-ES"/>
        </w:rPr>
        <w:t xml:space="preserve"> donde el encargado de la biblioteca y los pabellones puedan administrar el contenido</w:t>
      </w:r>
      <w:r w:rsidR="00452F17" w:rsidRPr="00405C43">
        <w:rPr>
          <w:rFonts w:eastAsia="Times New Roman" w:cs="Times New Roman"/>
          <w:color w:val="000000"/>
          <w:szCs w:val="24"/>
          <w:lang w:eastAsia="es-ES"/>
        </w:rPr>
        <w:t>.</w:t>
      </w:r>
    </w:p>
    <w:p w:rsidR="000C5296" w:rsidRPr="00405C43" w:rsidRDefault="002D39A2" w:rsidP="00405C43">
      <w:pPr>
        <w:spacing w:after="0"/>
        <w:textAlignment w:val="baseline"/>
        <w:rPr>
          <w:rFonts w:eastAsia="Times New Roman" w:cs="Times New Roman"/>
          <w:color w:val="000000"/>
          <w:szCs w:val="24"/>
          <w:u w:val="single"/>
          <w:lang w:eastAsia="es-ES"/>
        </w:rPr>
      </w:pPr>
      <w:r w:rsidRPr="00405C43">
        <w:rPr>
          <w:rFonts w:eastAsia="Times New Roman" w:cs="Times New Roman"/>
          <w:color w:val="000000"/>
          <w:szCs w:val="24"/>
          <w:lang w:eastAsia="es-ES"/>
        </w:rPr>
        <w:lastRenderedPageBreak/>
        <w:t>Se d</w:t>
      </w:r>
      <w:r w:rsidR="00452F17" w:rsidRPr="00405C43">
        <w:rPr>
          <w:rFonts w:eastAsia="Times New Roman" w:cs="Times New Roman"/>
          <w:color w:val="000000"/>
          <w:szCs w:val="24"/>
          <w:lang w:eastAsia="es-ES"/>
        </w:rPr>
        <w:t>esarrollar</w:t>
      </w:r>
      <w:r w:rsidR="00E81539">
        <w:rPr>
          <w:rFonts w:eastAsia="Times New Roman" w:cs="Times New Roman"/>
          <w:color w:val="000000"/>
          <w:szCs w:val="24"/>
          <w:lang w:eastAsia="es-ES"/>
        </w:rPr>
        <w:t>á</w:t>
      </w:r>
      <w:r w:rsidR="00452F17" w:rsidRPr="00405C43">
        <w:rPr>
          <w:rFonts w:eastAsia="Times New Roman" w:cs="Times New Roman"/>
          <w:color w:val="000000"/>
          <w:szCs w:val="24"/>
          <w:lang w:eastAsia="es-ES"/>
        </w:rPr>
        <w:t xml:space="preserve"> un</w:t>
      </w:r>
      <w:r w:rsidR="00071035" w:rsidRPr="00405C43">
        <w:rPr>
          <w:rFonts w:eastAsia="Times New Roman" w:cs="Times New Roman"/>
          <w:color w:val="000000"/>
          <w:szCs w:val="24"/>
          <w:lang w:eastAsia="es-ES"/>
        </w:rPr>
        <w:t>a</w:t>
      </w:r>
      <w:r w:rsidR="00452F17" w:rsidRPr="00405C43">
        <w:rPr>
          <w:rFonts w:eastAsia="Times New Roman" w:cs="Times New Roman"/>
          <w:color w:val="000000"/>
          <w:szCs w:val="24"/>
          <w:lang w:eastAsia="es-ES"/>
        </w:rPr>
        <w:t xml:space="preserve"> </w:t>
      </w:r>
      <w:r w:rsidRPr="00405C43">
        <w:rPr>
          <w:rFonts w:eastAsia="Times New Roman" w:cs="Times New Roman"/>
          <w:color w:val="000000"/>
          <w:szCs w:val="24"/>
          <w:lang w:eastAsia="es-ES"/>
        </w:rPr>
        <w:t xml:space="preserve">aplicación </w:t>
      </w:r>
      <w:r w:rsidR="00452F17" w:rsidRPr="00405C43">
        <w:rPr>
          <w:rFonts w:eastAsia="Times New Roman" w:cs="Times New Roman"/>
          <w:color w:val="000000"/>
          <w:szCs w:val="24"/>
          <w:lang w:eastAsia="es-ES"/>
        </w:rPr>
        <w:t>WE</w:t>
      </w:r>
      <w:r w:rsidR="00101E2D" w:rsidRPr="00405C43">
        <w:rPr>
          <w:rFonts w:eastAsia="Times New Roman" w:cs="Times New Roman"/>
          <w:color w:val="000000"/>
          <w:szCs w:val="24"/>
          <w:lang w:eastAsia="es-ES"/>
        </w:rPr>
        <w:t>B para la gestión de búsquedas</w:t>
      </w:r>
      <w:r w:rsidRPr="00405C43">
        <w:rPr>
          <w:rFonts w:eastAsia="Times New Roman" w:cs="Times New Roman"/>
          <w:color w:val="000000"/>
          <w:szCs w:val="24"/>
          <w:lang w:eastAsia="es-ES"/>
        </w:rPr>
        <w:t xml:space="preserve"> con interfaces </w:t>
      </w:r>
      <w:r w:rsidR="00071035" w:rsidRPr="00405C43">
        <w:rPr>
          <w:rFonts w:eastAsia="Times New Roman" w:cs="Times New Roman"/>
          <w:color w:val="000000"/>
          <w:szCs w:val="24"/>
          <w:lang w:eastAsia="es-ES"/>
        </w:rPr>
        <w:t>más</w:t>
      </w:r>
      <w:r w:rsidRPr="00405C43">
        <w:rPr>
          <w:rFonts w:eastAsia="Times New Roman" w:cs="Times New Roman"/>
          <w:color w:val="000000"/>
          <w:szCs w:val="24"/>
          <w:lang w:eastAsia="es-ES"/>
        </w:rPr>
        <w:t xml:space="preserve"> amigables enfocado a los lectores</w:t>
      </w:r>
      <w:r w:rsidR="00452F17" w:rsidRPr="00405C43">
        <w:rPr>
          <w:rFonts w:eastAsia="Times New Roman" w:cs="Times New Roman"/>
          <w:color w:val="000000"/>
          <w:szCs w:val="24"/>
          <w:lang w:eastAsia="es-ES"/>
        </w:rPr>
        <w:t>.</w:t>
      </w:r>
    </w:p>
    <w:p w:rsidR="00452F17" w:rsidRPr="00C50DD1" w:rsidRDefault="00452F17" w:rsidP="00703870">
      <w:pPr>
        <w:pStyle w:val="Ttulo3"/>
      </w:pPr>
      <w:bookmarkStart w:id="56" w:name="_Toc510713168"/>
      <w:bookmarkStart w:id="57" w:name="_Toc510713353"/>
      <w:bookmarkStart w:id="58" w:name="_Toc513531481"/>
      <w:r w:rsidRPr="00C50DD1">
        <w:t>Estudio de factibilidad</w:t>
      </w:r>
      <w:bookmarkEnd w:id="56"/>
      <w:bookmarkEnd w:id="57"/>
      <w:bookmarkEnd w:id="58"/>
    </w:p>
    <w:p w:rsidR="00452F17" w:rsidRPr="00C50DD1" w:rsidRDefault="00452F17" w:rsidP="00B939C2">
      <w:pPr>
        <w:pStyle w:val="Ttulo4"/>
      </w:pPr>
      <w:bookmarkStart w:id="59" w:name="_Toc510713169"/>
      <w:bookmarkStart w:id="60" w:name="_Toc510713354"/>
      <w:bookmarkStart w:id="61" w:name="_Toc513531482"/>
      <w:r w:rsidRPr="00C50DD1">
        <w:t>Factibilidad técnica</w:t>
      </w:r>
      <w:bookmarkEnd w:id="59"/>
      <w:bookmarkEnd w:id="60"/>
      <w:bookmarkEnd w:id="61"/>
    </w:p>
    <w:p w:rsidR="00452F17" w:rsidRPr="00C50DD1" w:rsidRDefault="00452F17" w:rsidP="00C50DD1">
      <w:pPr>
        <w:spacing w:after="0"/>
        <w:rPr>
          <w:rFonts w:eastAsia="Times New Roman" w:cs="Times New Roman"/>
          <w:szCs w:val="24"/>
          <w:lang w:eastAsia="es-ES"/>
        </w:rPr>
      </w:pPr>
      <w:r w:rsidRPr="00C50DD1">
        <w:rPr>
          <w:rFonts w:eastAsia="Times New Roman" w:cs="Times New Roman"/>
          <w:color w:val="000000"/>
          <w:szCs w:val="24"/>
          <w:lang w:eastAsia="es-ES"/>
        </w:rPr>
        <w:t>Los requerimientos para la gestión, búsqueda y préstamos del sistema de la biblioteca Sighart Klauss son los siguientes:</w:t>
      </w:r>
    </w:p>
    <w:p w:rsidR="005D5E6E" w:rsidRPr="005D5E6E" w:rsidRDefault="00452F17" w:rsidP="005D5E6E">
      <w:pPr>
        <w:pStyle w:val="Ttulo7"/>
      </w:pPr>
      <w:bookmarkStart w:id="62" w:name="_Toc510713170"/>
      <w:bookmarkStart w:id="63" w:name="_Toc510713355"/>
      <w:r w:rsidRPr="005D5E6E">
        <w:rPr>
          <w:szCs w:val="24"/>
        </w:rPr>
        <w:t>Tabla N° 1</w:t>
      </w:r>
      <w:r w:rsidR="00F56F77" w:rsidRPr="005D5E6E">
        <w:rPr>
          <w:szCs w:val="24"/>
        </w:rPr>
        <w:t>.1</w:t>
      </w:r>
      <w:bookmarkEnd w:id="62"/>
      <w:bookmarkEnd w:id="63"/>
    </w:p>
    <w:p w:rsidR="00452F17" w:rsidRPr="005D5E6E" w:rsidRDefault="00201819" w:rsidP="005D5E6E">
      <w:pPr>
        <w:pStyle w:val="Ttulo7"/>
        <w:rPr>
          <w:szCs w:val="24"/>
        </w:rPr>
      </w:pPr>
      <w:r w:rsidRPr="005D5E6E">
        <w:rPr>
          <w:szCs w:val="24"/>
        </w:rPr>
        <w:t>Requerimiento</w:t>
      </w:r>
      <w:r w:rsidR="00452F17" w:rsidRPr="005D5E6E">
        <w:rPr>
          <w:szCs w:val="24"/>
        </w:rPr>
        <w:t xml:space="preserve"> </w:t>
      </w:r>
      <w:r w:rsidR="0031468A" w:rsidRPr="005D5E6E">
        <w:rPr>
          <w:szCs w:val="24"/>
        </w:rPr>
        <w:t>de software y hardware</w:t>
      </w:r>
    </w:p>
    <w:tbl>
      <w:tblPr>
        <w:tblW w:w="9026" w:type="dxa"/>
        <w:tblCellMar>
          <w:top w:w="15" w:type="dxa"/>
          <w:left w:w="15" w:type="dxa"/>
          <w:bottom w:w="15" w:type="dxa"/>
          <w:right w:w="15" w:type="dxa"/>
        </w:tblCellMar>
        <w:tblLook w:val="04A0" w:firstRow="1" w:lastRow="0" w:firstColumn="1" w:lastColumn="0" w:noHBand="0" w:noVBand="1"/>
      </w:tblPr>
      <w:tblGrid>
        <w:gridCol w:w="2919"/>
        <w:gridCol w:w="3566"/>
        <w:gridCol w:w="2541"/>
      </w:tblGrid>
      <w:tr w:rsidR="00452F17" w:rsidRPr="00C50DD1" w:rsidTr="00452F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F17" w:rsidRPr="00C50DD1" w:rsidRDefault="00452F17" w:rsidP="00C50DD1">
            <w:pPr>
              <w:spacing w:after="0"/>
              <w:rPr>
                <w:rFonts w:eastAsia="Times New Roman" w:cs="Times New Roman"/>
                <w:szCs w:val="24"/>
                <w:lang w:eastAsia="es-ES"/>
              </w:rPr>
            </w:pPr>
            <w:r w:rsidRPr="00C50DD1">
              <w:rPr>
                <w:rFonts w:eastAsia="Times New Roman" w:cs="Times New Roman"/>
                <w:b/>
                <w:bCs/>
                <w:color w:val="000000"/>
                <w:szCs w:val="24"/>
                <w:lang w:eastAsia="es-ES"/>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F17" w:rsidRPr="00C50DD1" w:rsidRDefault="00452F17" w:rsidP="00C50DD1">
            <w:pPr>
              <w:spacing w:after="0"/>
              <w:rPr>
                <w:rFonts w:eastAsia="Times New Roman" w:cs="Times New Roman"/>
                <w:szCs w:val="24"/>
                <w:lang w:eastAsia="es-ES"/>
              </w:rPr>
            </w:pPr>
            <w:r w:rsidRPr="00C50DD1">
              <w:rPr>
                <w:rFonts w:eastAsia="Times New Roman" w:cs="Times New Roman"/>
                <w:b/>
                <w:bCs/>
                <w:color w:val="000000"/>
                <w:szCs w:val="24"/>
                <w:lang w:eastAsia="es-ES"/>
              </w:rPr>
              <w:t>Requerimiento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F17" w:rsidRPr="00C50DD1" w:rsidRDefault="00452F17" w:rsidP="00C50DD1">
            <w:pPr>
              <w:spacing w:after="0"/>
              <w:rPr>
                <w:rFonts w:eastAsia="Times New Roman" w:cs="Times New Roman"/>
                <w:szCs w:val="24"/>
                <w:lang w:eastAsia="es-ES"/>
              </w:rPr>
            </w:pPr>
            <w:r w:rsidRPr="00C50DD1">
              <w:rPr>
                <w:rFonts w:eastAsia="Times New Roman" w:cs="Times New Roman"/>
                <w:b/>
                <w:bCs/>
                <w:color w:val="000000"/>
                <w:szCs w:val="24"/>
                <w:lang w:eastAsia="es-ES"/>
              </w:rPr>
              <w:t>Hardware o Software</w:t>
            </w:r>
          </w:p>
        </w:tc>
      </w:tr>
      <w:tr w:rsidR="00452F17" w:rsidRPr="00C50DD1" w:rsidTr="00452F17">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F17" w:rsidRPr="00C50DD1" w:rsidRDefault="00452F17" w:rsidP="00C50DD1">
            <w:pPr>
              <w:spacing w:after="0"/>
              <w:rPr>
                <w:rFonts w:eastAsia="Times New Roman" w:cs="Times New Roman"/>
                <w:szCs w:val="24"/>
                <w:lang w:eastAsia="es-ES"/>
              </w:rPr>
            </w:pPr>
            <w:r w:rsidRPr="00C50DD1">
              <w:rPr>
                <w:rFonts w:eastAsia="Times New Roman" w:cs="Times New Roman"/>
                <w:color w:val="000000"/>
                <w:szCs w:val="24"/>
                <w:lang w:eastAsia="es-ES"/>
              </w:rPr>
              <w:t>Sistema operativo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F17" w:rsidRPr="00C50DD1" w:rsidRDefault="00452F17" w:rsidP="00C50DD1">
            <w:pPr>
              <w:spacing w:after="0"/>
              <w:rPr>
                <w:rFonts w:eastAsia="Times New Roman" w:cs="Times New Roman"/>
                <w:szCs w:val="24"/>
                <w:lang w:eastAsia="es-ES"/>
              </w:rPr>
            </w:pPr>
            <w:r w:rsidRPr="00C50DD1">
              <w:rPr>
                <w:rFonts w:eastAsia="Times New Roman" w:cs="Times New Roman"/>
                <w:color w:val="000000"/>
                <w:szCs w:val="24"/>
                <w:lang w:eastAsia="es-ES"/>
              </w:rPr>
              <w:t>Windows Server 2012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F17" w:rsidRPr="00C50DD1" w:rsidRDefault="00452F17" w:rsidP="00C50DD1">
            <w:pPr>
              <w:spacing w:after="0"/>
              <w:rPr>
                <w:rFonts w:eastAsia="Times New Roman" w:cs="Times New Roman"/>
                <w:szCs w:val="24"/>
                <w:lang w:eastAsia="es-ES"/>
              </w:rPr>
            </w:pPr>
            <w:r w:rsidRPr="00C50DD1">
              <w:rPr>
                <w:rFonts w:eastAsia="Times New Roman" w:cs="Times New Roman"/>
                <w:color w:val="000000"/>
                <w:szCs w:val="24"/>
                <w:lang w:eastAsia="es-ES"/>
              </w:rPr>
              <w:t>Software</w:t>
            </w:r>
          </w:p>
        </w:tc>
      </w:tr>
      <w:tr w:rsidR="00452F17" w:rsidRPr="00C50DD1" w:rsidTr="00452F17">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F17" w:rsidRPr="00C50DD1" w:rsidRDefault="00452F17" w:rsidP="00C50DD1">
            <w:pPr>
              <w:spacing w:after="0"/>
              <w:rPr>
                <w:rFonts w:eastAsia="Times New Roman" w:cs="Times New Roman"/>
                <w:szCs w:val="24"/>
                <w:lang w:eastAsia="es-ES"/>
              </w:rPr>
            </w:pPr>
            <w:r w:rsidRPr="00C50DD1">
              <w:rPr>
                <w:rFonts w:eastAsia="Times New Roman" w:cs="Times New Roman"/>
                <w:color w:val="000000"/>
                <w:szCs w:val="24"/>
                <w:lang w:eastAsia="es-ES"/>
              </w:rPr>
              <w:t>Lenguaje de programación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F17" w:rsidRPr="00C50DD1" w:rsidRDefault="00452F17" w:rsidP="00C50DD1">
            <w:pPr>
              <w:spacing w:after="0"/>
              <w:rPr>
                <w:rFonts w:eastAsia="Times New Roman" w:cs="Times New Roman"/>
                <w:szCs w:val="24"/>
                <w:lang w:eastAsia="es-ES"/>
              </w:rPr>
            </w:pPr>
            <w:r w:rsidRPr="00C50DD1">
              <w:rPr>
                <w:rFonts w:eastAsia="Times New Roman" w:cs="Times New Roman"/>
                <w:color w:val="000000"/>
                <w:szCs w:val="24"/>
                <w:lang w:eastAsia="es-ES"/>
              </w:rPr>
              <w:t>C# .NET Framework 4.6.2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F17" w:rsidRPr="00C50DD1" w:rsidRDefault="00452F17" w:rsidP="00C50DD1">
            <w:pPr>
              <w:spacing w:after="0"/>
              <w:rPr>
                <w:rFonts w:eastAsia="Times New Roman" w:cs="Times New Roman"/>
                <w:szCs w:val="24"/>
                <w:lang w:eastAsia="es-ES"/>
              </w:rPr>
            </w:pPr>
            <w:r w:rsidRPr="00C50DD1">
              <w:rPr>
                <w:rFonts w:eastAsia="Times New Roman" w:cs="Times New Roman"/>
                <w:color w:val="000000"/>
                <w:szCs w:val="24"/>
                <w:lang w:eastAsia="es-ES"/>
              </w:rPr>
              <w:t>Software</w:t>
            </w:r>
          </w:p>
        </w:tc>
      </w:tr>
      <w:tr w:rsidR="00452F17" w:rsidRPr="00C50DD1" w:rsidTr="00452F17">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F17" w:rsidRPr="00C50DD1" w:rsidRDefault="00452F17" w:rsidP="00C50DD1">
            <w:pPr>
              <w:spacing w:after="0"/>
              <w:rPr>
                <w:rFonts w:eastAsia="Times New Roman" w:cs="Times New Roman"/>
                <w:szCs w:val="24"/>
                <w:lang w:eastAsia="es-ES"/>
              </w:rPr>
            </w:pPr>
            <w:r w:rsidRPr="00C50DD1">
              <w:rPr>
                <w:rFonts w:eastAsia="Times New Roman" w:cs="Times New Roman"/>
                <w:color w:val="000000"/>
                <w:szCs w:val="24"/>
                <w:lang w:eastAsia="es-ES"/>
              </w:rPr>
              <w:t>Base de datos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F17" w:rsidRPr="00C50DD1" w:rsidRDefault="00452F17" w:rsidP="00C50DD1">
            <w:pPr>
              <w:spacing w:after="0"/>
              <w:rPr>
                <w:rFonts w:eastAsia="Times New Roman" w:cs="Times New Roman"/>
                <w:szCs w:val="24"/>
                <w:lang w:eastAsia="es-ES"/>
              </w:rPr>
            </w:pPr>
            <w:r w:rsidRPr="00C50DD1">
              <w:rPr>
                <w:rFonts w:eastAsia="Times New Roman" w:cs="Times New Roman"/>
                <w:color w:val="000000"/>
                <w:szCs w:val="24"/>
                <w:lang w:eastAsia="es-ES"/>
              </w:rPr>
              <w:t>SQL server 2016 Express edition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F17" w:rsidRPr="00C50DD1" w:rsidRDefault="00452F17" w:rsidP="00C50DD1">
            <w:pPr>
              <w:spacing w:after="0"/>
              <w:rPr>
                <w:rFonts w:eastAsia="Times New Roman" w:cs="Times New Roman"/>
                <w:szCs w:val="24"/>
                <w:lang w:eastAsia="es-ES"/>
              </w:rPr>
            </w:pPr>
            <w:r w:rsidRPr="00C50DD1">
              <w:rPr>
                <w:rFonts w:eastAsia="Times New Roman" w:cs="Times New Roman"/>
                <w:color w:val="000000"/>
                <w:szCs w:val="24"/>
                <w:lang w:eastAsia="es-ES"/>
              </w:rPr>
              <w:t>Software</w:t>
            </w:r>
          </w:p>
        </w:tc>
      </w:tr>
      <w:tr w:rsidR="00452F17" w:rsidRPr="00C50DD1" w:rsidTr="00452F17">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F17" w:rsidRPr="00C50DD1" w:rsidRDefault="00452F17" w:rsidP="00C50DD1">
            <w:pPr>
              <w:spacing w:after="0"/>
              <w:rPr>
                <w:rFonts w:eastAsia="Times New Roman" w:cs="Times New Roman"/>
                <w:szCs w:val="24"/>
                <w:lang w:eastAsia="es-ES"/>
              </w:rPr>
            </w:pPr>
            <w:r w:rsidRPr="00C50DD1">
              <w:rPr>
                <w:rFonts w:eastAsia="Times New Roman" w:cs="Times New Roman"/>
                <w:color w:val="000000"/>
                <w:szCs w:val="24"/>
                <w:lang w:eastAsia="es-ES"/>
              </w:rPr>
              <w:t>Procesador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F17" w:rsidRPr="00C50DD1" w:rsidRDefault="00452F17" w:rsidP="00C50DD1">
            <w:pPr>
              <w:spacing w:after="0"/>
              <w:rPr>
                <w:rFonts w:eastAsia="Times New Roman" w:cs="Times New Roman"/>
                <w:szCs w:val="24"/>
                <w:lang w:val="en-US" w:eastAsia="es-ES"/>
              </w:rPr>
            </w:pPr>
            <w:r w:rsidRPr="00C50DD1">
              <w:rPr>
                <w:rFonts w:eastAsia="Times New Roman" w:cs="Times New Roman"/>
                <w:color w:val="000000"/>
                <w:szCs w:val="24"/>
                <w:lang w:val="en-US" w:eastAsia="es-ES"/>
              </w:rPr>
              <w:t xml:space="preserve">Intel® Core™ i3-6300 Processor </w:t>
            </w:r>
          </w:p>
          <w:p w:rsidR="00452F17" w:rsidRPr="00C50DD1" w:rsidRDefault="00452F17" w:rsidP="00C50DD1">
            <w:pPr>
              <w:spacing w:after="0"/>
              <w:rPr>
                <w:rFonts w:eastAsia="Times New Roman" w:cs="Times New Roman"/>
                <w:szCs w:val="24"/>
                <w:lang w:val="en-US" w:eastAsia="es-ES"/>
              </w:rPr>
            </w:pPr>
            <w:r w:rsidRPr="00C50DD1">
              <w:rPr>
                <w:rFonts w:eastAsia="Times New Roman" w:cs="Times New Roman"/>
                <w:color w:val="000000"/>
                <w:szCs w:val="24"/>
                <w:lang w:val="en-US" w:eastAsia="es-ES"/>
              </w:rPr>
              <w:t>(4M Cache, 3.80 GHz)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F17" w:rsidRPr="00C50DD1" w:rsidRDefault="00452F17" w:rsidP="00C50DD1">
            <w:pPr>
              <w:spacing w:after="0"/>
              <w:rPr>
                <w:rFonts w:eastAsia="Times New Roman" w:cs="Times New Roman"/>
                <w:szCs w:val="24"/>
                <w:lang w:eastAsia="es-ES"/>
              </w:rPr>
            </w:pPr>
            <w:r w:rsidRPr="00C50DD1">
              <w:rPr>
                <w:rFonts w:eastAsia="Times New Roman" w:cs="Times New Roman"/>
                <w:color w:val="000000"/>
                <w:szCs w:val="24"/>
                <w:lang w:eastAsia="es-ES"/>
              </w:rPr>
              <w:t>Hardware</w:t>
            </w:r>
          </w:p>
        </w:tc>
      </w:tr>
      <w:tr w:rsidR="00452F17" w:rsidRPr="00C50DD1" w:rsidTr="00452F17">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F17" w:rsidRPr="00C50DD1" w:rsidRDefault="00452F17" w:rsidP="00C50DD1">
            <w:pPr>
              <w:spacing w:after="0"/>
              <w:rPr>
                <w:rFonts w:eastAsia="Times New Roman" w:cs="Times New Roman"/>
                <w:szCs w:val="24"/>
                <w:lang w:eastAsia="es-ES"/>
              </w:rPr>
            </w:pPr>
            <w:r w:rsidRPr="00C50DD1">
              <w:rPr>
                <w:rFonts w:eastAsia="Times New Roman" w:cs="Times New Roman"/>
                <w:color w:val="000000"/>
                <w:szCs w:val="24"/>
                <w:lang w:eastAsia="es-ES"/>
              </w:rPr>
              <w:t xml:space="preserve">Memoria </w:t>
            </w:r>
            <w:r w:rsidR="00201819" w:rsidRPr="00C50DD1">
              <w:rPr>
                <w:rFonts w:eastAsia="Times New Roman" w:cs="Times New Roman"/>
                <w:color w:val="000000"/>
                <w:szCs w:val="24"/>
                <w:lang w:eastAsia="es-ES"/>
              </w:rPr>
              <w:t>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F17" w:rsidRPr="00C50DD1" w:rsidRDefault="00452F17" w:rsidP="00C50DD1">
            <w:pPr>
              <w:spacing w:after="0"/>
              <w:rPr>
                <w:rFonts w:eastAsia="Times New Roman" w:cs="Times New Roman"/>
                <w:szCs w:val="24"/>
                <w:lang w:eastAsia="es-ES"/>
              </w:rPr>
            </w:pPr>
            <w:r w:rsidRPr="00C50DD1">
              <w:rPr>
                <w:rFonts w:eastAsia="Times New Roman" w:cs="Times New Roman"/>
                <w:color w:val="000000"/>
                <w:szCs w:val="24"/>
                <w:lang w:eastAsia="es-ES"/>
              </w:rPr>
              <w:t>8 Gb. 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2F17" w:rsidRPr="00C50DD1" w:rsidRDefault="00452F17" w:rsidP="00C50DD1">
            <w:pPr>
              <w:spacing w:after="0"/>
              <w:rPr>
                <w:rFonts w:eastAsia="Times New Roman" w:cs="Times New Roman"/>
                <w:szCs w:val="24"/>
                <w:lang w:eastAsia="es-ES"/>
              </w:rPr>
            </w:pPr>
            <w:r w:rsidRPr="00C50DD1">
              <w:rPr>
                <w:rFonts w:eastAsia="Times New Roman" w:cs="Times New Roman"/>
                <w:color w:val="000000"/>
                <w:szCs w:val="24"/>
                <w:lang w:eastAsia="es-ES"/>
              </w:rPr>
              <w:t>Hardware</w:t>
            </w:r>
          </w:p>
        </w:tc>
      </w:tr>
    </w:tbl>
    <w:p w:rsidR="00B45DCE" w:rsidRDefault="00B45DCE" w:rsidP="00B45DCE">
      <w:pPr>
        <w:rPr>
          <w:b/>
          <w:bCs/>
          <w:lang w:eastAsia="es-ES"/>
        </w:rPr>
      </w:pPr>
    </w:p>
    <w:p w:rsidR="00452F17" w:rsidRPr="00C50DD1" w:rsidRDefault="00452F17" w:rsidP="00B45DCE">
      <w:pPr>
        <w:rPr>
          <w:rFonts w:eastAsia="Times New Roman" w:cs="Times New Roman"/>
          <w:szCs w:val="24"/>
          <w:lang w:eastAsia="es-ES"/>
        </w:rPr>
      </w:pPr>
      <w:r w:rsidRPr="00C50DD1">
        <w:rPr>
          <w:b/>
          <w:bCs/>
          <w:lang w:eastAsia="es-ES"/>
        </w:rPr>
        <w:t>Fuente:</w:t>
      </w:r>
      <w:r w:rsidRPr="00C50DD1">
        <w:rPr>
          <w:lang w:eastAsia="es-ES"/>
        </w:rPr>
        <w:t xml:space="preserve"> [Elaboración propia]</w:t>
      </w:r>
    </w:p>
    <w:p w:rsidR="00F1798C" w:rsidRDefault="00452F17" w:rsidP="00F1798C">
      <w:pPr>
        <w:spacing w:after="0"/>
        <w:rPr>
          <w:rFonts w:eastAsia="Times New Roman" w:cs="Times New Roman"/>
          <w:color w:val="000000"/>
          <w:szCs w:val="24"/>
          <w:lang w:eastAsia="es-ES"/>
        </w:rPr>
      </w:pPr>
      <w:r w:rsidRPr="00C50DD1">
        <w:rPr>
          <w:rFonts w:eastAsia="Times New Roman" w:cs="Times New Roman"/>
          <w:color w:val="000000"/>
          <w:szCs w:val="24"/>
          <w:lang w:eastAsia="es-ES"/>
        </w:rPr>
        <w:t>El requerimiento cumple las expectativas para el buen funcionamiento del sistema, y las tecnologías fueron seleccionadas de acuerdo a un convenio con la universidad ya que cuenta con las licencias correspondientes para el correcto despliegue y publicación del sistema. Por lo tanto la propuesta se considera factible.</w:t>
      </w:r>
    </w:p>
    <w:p w:rsidR="000B7F93" w:rsidRDefault="000B7F93" w:rsidP="00F1798C">
      <w:pPr>
        <w:spacing w:after="0"/>
        <w:rPr>
          <w:rFonts w:eastAsia="Times New Roman" w:cs="Times New Roman"/>
          <w:color w:val="000000"/>
          <w:szCs w:val="24"/>
          <w:lang w:eastAsia="es-ES"/>
        </w:rPr>
      </w:pPr>
    </w:p>
    <w:p w:rsidR="000B7F93" w:rsidRPr="00F30F8E" w:rsidRDefault="000B7F93" w:rsidP="00F30F8E">
      <w:pPr>
        <w:spacing w:after="0"/>
        <w:rPr>
          <w:rFonts w:cs="Times New Roman"/>
          <w:szCs w:val="24"/>
        </w:rPr>
      </w:pPr>
      <w:r w:rsidRPr="00F30F8E">
        <w:rPr>
          <w:rFonts w:cs="Times New Roman"/>
          <w:szCs w:val="24"/>
        </w:rPr>
        <w:t>Las herramientas que se utilizarán para el desarrollo de</w:t>
      </w:r>
      <w:r w:rsidR="00F30F8E" w:rsidRPr="00F30F8E">
        <w:rPr>
          <w:rFonts w:cs="Times New Roman"/>
          <w:szCs w:val="24"/>
        </w:rPr>
        <w:t xml:space="preserve"> los </w:t>
      </w:r>
      <w:r w:rsidR="002B628A">
        <w:rPr>
          <w:rFonts w:cs="Times New Roman"/>
          <w:szCs w:val="24"/>
        </w:rPr>
        <w:t>micro-servicios</w:t>
      </w:r>
      <w:r w:rsidRPr="00F30F8E">
        <w:rPr>
          <w:rFonts w:cs="Times New Roman"/>
          <w:szCs w:val="24"/>
        </w:rPr>
        <w:t>:</w:t>
      </w:r>
    </w:p>
    <w:p w:rsidR="00F30F8E" w:rsidRPr="002132E6" w:rsidRDefault="00F30F8E" w:rsidP="006B3142">
      <w:pPr>
        <w:pStyle w:val="Prrafodelista"/>
        <w:numPr>
          <w:ilvl w:val="0"/>
          <w:numId w:val="11"/>
        </w:numPr>
        <w:rPr>
          <w:rFonts w:cs="Times New Roman"/>
          <w:szCs w:val="24"/>
        </w:rPr>
      </w:pPr>
      <w:r w:rsidRPr="002132E6">
        <w:rPr>
          <w:rFonts w:cs="Times New Roman"/>
          <w:szCs w:val="24"/>
        </w:rPr>
        <w:t>Base de datos SQL Server.</w:t>
      </w:r>
    </w:p>
    <w:p w:rsidR="00F30F8E" w:rsidRPr="002132E6" w:rsidRDefault="00F30F8E" w:rsidP="006B3142">
      <w:pPr>
        <w:pStyle w:val="Prrafodelista"/>
        <w:numPr>
          <w:ilvl w:val="0"/>
          <w:numId w:val="11"/>
        </w:numPr>
        <w:rPr>
          <w:rFonts w:cs="Times New Roman"/>
          <w:szCs w:val="24"/>
        </w:rPr>
      </w:pPr>
      <w:r w:rsidRPr="002132E6">
        <w:rPr>
          <w:rFonts w:cs="Times New Roman"/>
          <w:szCs w:val="24"/>
        </w:rPr>
        <w:lastRenderedPageBreak/>
        <w:t>Lenguaje de programación C#.</w:t>
      </w:r>
    </w:p>
    <w:p w:rsidR="00F30F8E" w:rsidRPr="002132E6" w:rsidRDefault="0063574F" w:rsidP="006B3142">
      <w:pPr>
        <w:pStyle w:val="Prrafodelista"/>
        <w:numPr>
          <w:ilvl w:val="0"/>
          <w:numId w:val="11"/>
        </w:numPr>
        <w:rPr>
          <w:rFonts w:cs="Times New Roman"/>
          <w:szCs w:val="24"/>
        </w:rPr>
      </w:pPr>
      <w:r>
        <w:rPr>
          <w:rFonts w:cs="Times New Roman"/>
          <w:szCs w:val="24"/>
        </w:rPr>
        <w:t>V</w:t>
      </w:r>
      <w:r w:rsidR="00F30F8E" w:rsidRPr="002132E6">
        <w:rPr>
          <w:rFonts w:cs="Times New Roman"/>
          <w:szCs w:val="24"/>
        </w:rPr>
        <w:t>isual studio community.</w:t>
      </w:r>
    </w:p>
    <w:p w:rsidR="00F30F8E" w:rsidRPr="002132E6" w:rsidRDefault="00F30F8E" w:rsidP="006B3142">
      <w:pPr>
        <w:pStyle w:val="Prrafodelista"/>
        <w:numPr>
          <w:ilvl w:val="0"/>
          <w:numId w:val="11"/>
        </w:numPr>
        <w:rPr>
          <w:rFonts w:cs="Times New Roman"/>
          <w:szCs w:val="24"/>
          <w:lang w:val="en-US"/>
        </w:rPr>
      </w:pPr>
      <w:r w:rsidRPr="002132E6">
        <w:rPr>
          <w:rFonts w:cs="Times New Roman"/>
          <w:szCs w:val="24"/>
          <w:lang w:val="en-US"/>
        </w:rPr>
        <w:t>Framework Entity Framework.</w:t>
      </w:r>
    </w:p>
    <w:p w:rsidR="00F30F8E" w:rsidRPr="002132E6" w:rsidRDefault="00F30F8E" w:rsidP="006B3142">
      <w:pPr>
        <w:pStyle w:val="Prrafodelista"/>
        <w:numPr>
          <w:ilvl w:val="0"/>
          <w:numId w:val="11"/>
        </w:numPr>
        <w:rPr>
          <w:rFonts w:cs="Times New Roman"/>
          <w:szCs w:val="24"/>
          <w:lang w:val="en-US"/>
        </w:rPr>
      </w:pPr>
      <w:r w:rsidRPr="002132E6">
        <w:rPr>
          <w:rFonts w:cs="Times New Roman"/>
          <w:szCs w:val="24"/>
          <w:lang w:val="en-US"/>
        </w:rPr>
        <w:t xml:space="preserve">Framework </w:t>
      </w:r>
      <w:r w:rsidRPr="002132E6">
        <w:rPr>
          <w:rFonts w:cs="Times New Roman"/>
          <w:color w:val="222222"/>
          <w:szCs w:val="24"/>
          <w:shd w:val="clear" w:color="auto" w:fill="FFFFFF"/>
          <w:lang w:val="en-US"/>
        </w:rPr>
        <w:t>ASP.NET Web API.</w:t>
      </w:r>
    </w:p>
    <w:p w:rsidR="000C5296" w:rsidRPr="002132E6" w:rsidRDefault="00F30F8E" w:rsidP="006B3142">
      <w:pPr>
        <w:pStyle w:val="Prrafodelista"/>
        <w:numPr>
          <w:ilvl w:val="0"/>
          <w:numId w:val="11"/>
        </w:numPr>
        <w:rPr>
          <w:rFonts w:cs="Times New Roman"/>
          <w:szCs w:val="24"/>
        </w:rPr>
      </w:pPr>
      <w:r w:rsidRPr="002132E6">
        <w:rPr>
          <w:rFonts w:cs="Times New Roman"/>
          <w:szCs w:val="24"/>
        </w:rPr>
        <w:t>Formato de intercambio de datos JSON.</w:t>
      </w:r>
    </w:p>
    <w:p w:rsidR="00F30F8E" w:rsidRPr="002132E6" w:rsidRDefault="00F30F8E" w:rsidP="006B3142">
      <w:pPr>
        <w:pStyle w:val="Prrafodelista"/>
        <w:numPr>
          <w:ilvl w:val="0"/>
          <w:numId w:val="11"/>
        </w:numPr>
        <w:rPr>
          <w:rFonts w:cs="Times New Roman"/>
          <w:szCs w:val="24"/>
        </w:rPr>
      </w:pPr>
      <w:r w:rsidRPr="002132E6">
        <w:rPr>
          <w:rFonts w:cs="Times New Roman"/>
          <w:szCs w:val="24"/>
        </w:rPr>
        <w:t>Generador de la documentación de los micro</w:t>
      </w:r>
      <w:r w:rsidR="0063574F">
        <w:rPr>
          <w:rFonts w:cs="Times New Roman"/>
          <w:szCs w:val="24"/>
        </w:rPr>
        <w:t>-</w:t>
      </w:r>
      <w:r w:rsidRPr="002132E6">
        <w:rPr>
          <w:rFonts w:cs="Times New Roman"/>
          <w:szCs w:val="24"/>
        </w:rPr>
        <w:t>serv</w:t>
      </w:r>
      <w:r w:rsidR="0063574F">
        <w:rPr>
          <w:rFonts w:cs="Times New Roman"/>
          <w:szCs w:val="24"/>
        </w:rPr>
        <w:t>i</w:t>
      </w:r>
      <w:r w:rsidRPr="002132E6">
        <w:rPr>
          <w:rFonts w:cs="Times New Roman"/>
          <w:szCs w:val="24"/>
        </w:rPr>
        <w:t>cios RAML.</w:t>
      </w:r>
    </w:p>
    <w:p w:rsidR="00F30F8E" w:rsidRPr="00F30F8E" w:rsidRDefault="000B7F93" w:rsidP="001E5214">
      <w:pPr>
        <w:spacing w:after="0"/>
        <w:rPr>
          <w:rFonts w:cs="Times New Roman"/>
          <w:szCs w:val="24"/>
        </w:rPr>
      </w:pPr>
      <w:r w:rsidRPr="00F30F8E">
        <w:rPr>
          <w:rFonts w:cs="Times New Roman"/>
          <w:szCs w:val="24"/>
        </w:rPr>
        <w:t xml:space="preserve">Las herramientas que se utilizarán para el desarrollo del </w:t>
      </w:r>
      <w:r w:rsidR="00F30F8E" w:rsidRPr="00F30F8E">
        <w:rPr>
          <w:rFonts w:cs="Times New Roman"/>
          <w:szCs w:val="24"/>
        </w:rPr>
        <w:t>sub</w:t>
      </w:r>
      <w:r w:rsidRPr="00F30F8E">
        <w:rPr>
          <w:rFonts w:cs="Times New Roman"/>
          <w:szCs w:val="24"/>
        </w:rPr>
        <w:t>sistema</w:t>
      </w:r>
      <w:r w:rsidR="00F30F8E" w:rsidRPr="00F30F8E">
        <w:rPr>
          <w:rFonts w:cs="Times New Roman"/>
          <w:szCs w:val="24"/>
        </w:rPr>
        <w:t xml:space="preserve"> </w:t>
      </w:r>
      <w:r w:rsidR="00F30F8E" w:rsidRPr="00F30F8E">
        <w:rPr>
          <w:rFonts w:eastAsia="Times New Roman" w:cs="Times New Roman"/>
          <w:color w:val="000000"/>
          <w:szCs w:val="24"/>
          <w:lang w:eastAsia="es-ES"/>
        </w:rPr>
        <w:t xml:space="preserve">de materiales bibliográficos y </w:t>
      </w:r>
      <w:r w:rsidR="001E5214" w:rsidRPr="00F30F8E">
        <w:rPr>
          <w:rFonts w:eastAsia="Times New Roman" w:cs="Times New Roman"/>
          <w:color w:val="000000"/>
          <w:szCs w:val="24"/>
          <w:lang w:eastAsia="es-ES"/>
        </w:rPr>
        <w:t>búsqueda</w:t>
      </w:r>
      <w:r w:rsidRPr="00F30F8E">
        <w:rPr>
          <w:rFonts w:cs="Times New Roman"/>
          <w:szCs w:val="24"/>
        </w:rPr>
        <w:t>:</w:t>
      </w:r>
    </w:p>
    <w:p w:rsidR="00F30F8E" w:rsidRPr="00F30F8E" w:rsidRDefault="00F30F8E" w:rsidP="006B3142">
      <w:pPr>
        <w:pStyle w:val="Default"/>
        <w:numPr>
          <w:ilvl w:val="0"/>
          <w:numId w:val="10"/>
        </w:numPr>
        <w:spacing w:line="360" w:lineRule="auto"/>
      </w:pPr>
      <w:r w:rsidRPr="00F30F8E">
        <w:t>Lenguaje de programación Javascript.</w:t>
      </w:r>
    </w:p>
    <w:p w:rsidR="00F30F8E" w:rsidRPr="00F30F8E" w:rsidRDefault="00F30F8E" w:rsidP="006B3142">
      <w:pPr>
        <w:pStyle w:val="Default"/>
        <w:numPr>
          <w:ilvl w:val="0"/>
          <w:numId w:val="10"/>
        </w:numPr>
        <w:spacing w:line="360" w:lineRule="auto"/>
      </w:pPr>
      <w:r w:rsidRPr="00F30F8E">
        <w:t xml:space="preserve">Entorno de </w:t>
      </w:r>
      <w:r w:rsidR="0063574F">
        <w:t>d</w:t>
      </w:r>
      <w:r w:rsidRPr="00F30F8E">
        <w:t xml:space="preserve">esarrollo </w:t>
      </w:r>
      <w:r w:rsidR="0063574F">
        <w:t>i</w:t>
      </w:r>
      <w:r w:rsidRPr="00F30F8E">
        <w:t>ntegrado ATOM.</w:t>
      </w:r>
    </w:p>
    <w:p w:rsidR="00F30F8E" w:rsidRPr="00F30F8E" w:rsidRDefault="00F30F8E" w:rsidP="006B3142">
      <w:pPr>
        <w:pStyle w:val="Default"/>
        <w:numPr>
          <w:ilvl w:val="0"/>
          <w:numId w:val="10"/>
        </w:numPr>
        <w:spacing w:line="360" w:lineRule="auto"/>
        <w:rPr>
          <w:lang w:val="en-US"/>
        </w:rPr>
      </w:pPr>
      <w:r w:rsidRPr="00F30F8E">
        <w:rPr>
          <w:lang w:val="en-US"/>
        </w:rPr>
        <w:t>Framework AngularJs</w:t>
      </w:r>
    </w:p>
    <w:p w:rsidR="00F30F8E" w:rsidRPr="00F30F8E" w:rsidRDefault="00F30F8E" w:rsidP="006B3142">
      <w:pPr>
        <w:pStyle w:val="Default"/>
        <w:numPr>
          <w:ilvl w:val="0"/>
          <w:numId w:val="10"/>
        </w:numPr>
        <w:spacing w:line="360" w:lineRule="auto"/>
      </w:pPr>
      <w:r w:rsidRPr="00F30F8E">
        <w:t>Framework React</w:t>
      </w:r>
    </w:p>
    <w:p w:rsidR="00F30F8E" w:rsidRPr="000C5296" w:rsidRDefault="00F30F8E" w:rsidP="000C5296">
      <w:pPr>
        <w:spacing w:after="0"/>
        <w:rPr>
          <w:rFonts w:cs="Times New Roman"/>
          <w:szCs w:val="24"/>
        </w:rPr>
      </w:pPr>
      <w:r w:rsidRPr="000C5296">
        <w:rPr>
          <w:rFonts w:cs="Times New Roman"/>
          <w:szCs w:val="24"/>
        </w:rPr>
        <w:t xml:space="preserve">Las herramientas que se utilizarán para el </w:t>
      </w:r>
      <w:r w:rsidR="0063574F">
        <w:rPr>
          <w:rFonts w:cs="Times New Roman"/>
          <w:szCs w:val="24"/>
        </w:rPr>
        <w:t>vers</w:t>
      </w:r>
      <w:r w:rsidR="000C5296" w:rsidRPr="000C5296">
        <w:rPr>
          <w:rFonts w:cs="Times New Roman"/>
          <w:szCs w:val="24"/>
        </w:rPr>
        <w:t>ionamiento</w:t>
      </w:r>
      <w:r w:rsidRPr="000C5296">
        <w:rPr>
          <w:rFonts w:cs="Times New Roman"/>
          <w:szCs w:val="24"/>
        </w:rPr>
        <w:t>:</w:t>
      </w:r>
    </w:p>
    <w:p w:rsidR="00F30F8E" w:rsidRPr="001E5214" w:rsidRDefault="00F30F8E" w:rsidP="006B3142">
      <w:pPr>
        <w:pStyle w:val="Prrafodelista"/>
        <w:numPr>
          <w:ilvl w:val="0"/>
          <w:numId w:val="10"/>
        </w:numPr>
        <w:spacing w:after="0"/>
        <w:rPr>
          <w:rFonts w:cs="Times New Roman"/>
          <w:szCs w:val="24"/>
        </w:rPr>
      </w:pPr>
      <w:r w:rsidRPr="001E5214">
        <w:rPr>
          <w:rFonts w:cs="Times New Roman"/>
          <w:szCs w:val="24"/>
        </w:rPr>
        <w:t xml:space="preserve">Sistema de </w:t>
      </w:r>
      <w:r w:rsidR="000C5296" w:rsidRPr="000C5296">
        <w:rPr>
          <w:rFonts w:cs="Times New Roman"/>
          <w:szCs w:val="24"/>
        </w:rPr>
        <w:t>versionamiento</w:t>
      </w:r>
      <w:r w:rsidR="000C5296">
        <w:rPr>
          <w:rFonts w:cs="Times New Roman"/>
          <w:szCs w:val="24"/>
        </w:rPr>
        <w:t xml:space="preserve"> </w:t>
      </w:r>
      <w:r w:rsidRPr="001E5214">
        <w:rPr>
          <w:rFonts w:cs="Times New Roman"/>
          <w:szCs w:val="24"/>
        </w:rPr>
        <w:t>GIT.</w:t>
      </w:r>
    </w:p>
    <w:p w:rsidR="000B7F93" w:rsidRPr="001E5214" w:rsidRDefault="00F30F8E" w:rsidP="006B3142">
      <w:pPr>
        <w:pStyle w:val="Prrafodelista"/>
        <w:numPr>
          <w:ilvl w:val="0"/>
          <w:numId w:val="10"/>
        </w:numPr>
        <w:spacing w:after="0"/>
        <w:rPr>
          <w:rFonts w:cs="Times New Roman"/>
          <w:szCs w:val="24"/>
        </w:rPr>
      </w:pPr>
      <w:r w:rsidRPr="001E5214">
        <w:rPr>
          <w:rFonts w:cs="Times New Roman"/>
          <w:szCs w:val="24"/>
        </w:rPr>
        <w:t xml:space="preserve">Repositorio de </w:t>
      </w:r>
      <w:r w:rsidR="000C5296" w:rsidRPr="001E5214">
        <w:rPr>
          <w:rFonts w:cs="Times New Roman"/>
          <w:szCs w:val="24"/>
        </w:rPr>
        <w:t>proyectos</w:t>
      </w:r>
      <w:r w:rsidRPr="001E5214">
        <w:rPr>
          <w:rFonts w:cs="Times New Roman"/>
          <w:szCs w:val="24"/>
        </w:rPr>
        <w:t xml:space="preserve"> Github.</w:t>
      </w:r>
    </w:p>
    <w:p w:rsidR="00F1798C" w:rsidRPr="0031468A" w:rsidRDefault="0031468A" w:rsidP="00B939C2">
      <w:pPr>
        <w:pStyle w:val="Ttulo4"/>
      </w:pPr>
      <w:bookmarkStart w:id="64" w:name="_Toc510713171"/>
      <w:bookmarkStart w:id="65" w:name="_Toc510713356"/>
      <w:bookmarkStart w:id="66" w:name="_Toc513531483"/>
      <w:r w:rsidRPr="0031468A">
        <w:t>Factibilidad económica</w:t>
      </w:r>
      <w:bookmarkEnd w:id="64"/>
      <w:bookmarkEnd w:id="65"/>
      <w:bookmarkEnd w:id="66"/>
    </w:p>
    <w:p w:rsidR="00F1798C" w:rsidRPr="00F1798C" w:rsidRDefault="00F1798C" w:rsidP="00F1798C">
      <w:pPr>
        <w:pStyle w:val="Default"/>
        <w:spacing w:line="360" w:lineRule="auto"/>
        <w:jc w:val="both"/>
      </w:pPr>
      <w:r w:rsidRPr="00F1798C">
        <w:t>Es factible económicamente, ya que las herramientas tanto</w:t>
      </w:r>
      <w:r w:rsidR="00527EE8">
        <w:t xml:space="preserve"> para el de desarrollo web como </w:t>
      </w:r>
      <w:r w:rsidRPr="00F1798C">
        <w:t xml:space="preserve">y librerías que estas aportan, son gratuitas. Por lo tanto traerá beneficio a la </w:t>
      </w:r>
      <w:r w:rsidR="0031468A">
        <w:t xml:space="preserve">biblioteca </w:t>
      </w:r>
      <w:r w:rsidR="0031468A" w:rsidRPr="00C50DD1">
        <w:rPr>
          <w:rFonts w:eastAsia="Times New Roman"/>
          <w:lang w:eastAsia="es-ES"/>
        </w:rPr>
        <w:t>Sigart Klauss</w:t>
      </w:r>
      <w:r w:rsidR="0031468A">
        <w:t xml:space="preserve"> </w:t>
      </w:r>
      <w:r w:rsidRPr="00F1798C">
        <w:t xml:space="preserve">disminuyendo en costos. </w:t>
      </w:r>
    </w:p>
    <w:p w:rsidR="00162ACB" w:rsidRDefault="00F1798C" w:rsidP="00F1798C">
      <w:pPr>
        <w:pStyle w:val="Default"/>
        <w:spacing w:line="360" w:lineRule="auto"/>
        <w:jc w:val="both"/>
      </w:pPr>
      <w:r w:rsidRPr="00F1798C">
        <w:t xml:space="preserve">No se necesitará hacer grandes inversiones para poner en marcha este proyecto, sin embargo la inversión necesaria que se tendrá que considerar es </w:t>
      </w:r>
      <w:r w:rsidR="0031468A">
        <w:t>la compra del servidor donde se pondrá en ejecución el sistema.</w:t>
      </w:r>
    </w:p>
    <w:p w:rsidR="00162ACB" w:rsidRDefault="00162ACB" w:rsidP="00162ACB">
      <w:pPr>
        <w:pStyle w:val="NormalWeb"/>
        <w:shd w:val="clear" w:color="auto" w:fill="FFFFFF"/>
        <w:spacing w:before="0" w:beforeAutospacing="0" w:after="240" w:afterAutospacing="0"/>
        <w:rPr>
          <w:color w:val="333333"/>
        </w:rPr>
      </w:pPr>
      <w:r w:rsidRPr="00162ACB">
        <w:t xml:space="preserve">En el desarrollo de la aplicación la plataforma que se utilizara será </w:t>
      </w:r>
      <w:ins w:id="67" w:author="wagos" w:date="2018-05-09T16:54:00Z">
        <w:r w:rsidR="0042150A">
          <w:t>V</w:t>
        </w:r>
      </w:ins>
      <w:del w:id="68" w:author="wagos" w:date="2018-05-09T16:54:00Z">
        <w:r w:rsidRPr="00162ACB" w:rsidDel="0042150A">
          <w:delText>v</w:delText>
        </w:r>
      </w:del>
      <w:r w:rsidRPr="00162ACB">
        <w:t xml:space="preserve">isual </w:t>
      </w:r>
      <w:ins w:id="69" w:author="wagos" w:date="2018-05-09T16:54:00Z">
        <w:r w:rsidR="0042150A">
          <w:t>S</w:t>
        </w:r>
      </w:ins>
      <w:del w:id="70" w:author="wagos" w:date="2018-05-09T16:54:00Z">
        <w:r w:rsidRPr="00162ACB" w:rsidDel="0042150A">
          <w:delText>s</w:delText>
        </w:r>
      </w:del>
      <w:r w:rsidRPr="00162ACB">
        <w:t xml:space="preserve">tudio </w:t>
      </w:r>
      <w:ins w:id="71" w:author="wagos" w:date="2018-05-09T16:55:00Z">
        <w:r w:rsidR="0042150A">
          <w:t>C</w:t>
        </w:r>
      </w:ins>
      <w:del w:id="72" w:author="wagos" w:date="2018-05-09T16:55:00Z">
        <w:r w:rsidRPr="00162ACB" w:rsidDel="0042150A">
          <w:delText>c</w:delText>
        </w:r>
      </w:del>
      <w:r w:rsidRPr="00162ACB">
        <w:t>ommunity su licencia para aplicaciones individuales es gratuito</w:t>
      </w:r>
      <w:ins w:id="73" w:author="wagos" w:date="2018-05-09T16:55:00Z">
        <w:r w:rsidR="0042150A">
          <w:rPr>
            <w:color w:val="333333"/>
          </w:rPr>
          <w:t>.  L</w:t>
        </w:r>
      </w:ins>
      <w:del w:id="74" w:author="wagos" w:date="2018-05-09T16:55:00Z">
        <w:r w:rsidRPr="00162ACB" w:rsidDel="0042150A">
          <w:delText xml:space="preserve">, </w:delText>
        </w:r>
        <w:r w:rsidRPr="00162ACB" w:rsidDel="0042150A">
          <w:rPr>
            <w:color w:val="333333"/>
          </w:rPr>
          <w:delText> l</w:delText>
        </w:r>
      </w:del>
      <w:r w:rsidRPr="00162ACB">
        <w:rPr>
          <w:color w:val="333333"/>
        </w:rPr>
        <w:t xml:space="preserve">a versión community es limitada en cuanto a lo que la versión pagada te pueda ofrecer, pero es suficiente para llevar a cabo el </w:t>
      </w:r>
      <w:r w:rsidR="0031468A">
        <w:rPr>
          <w:color w:val="333333"/>
        </w:rPr>
        <w:t>desarrollo del sistema</w:t>
      </w:r>
      <w:r>
        <w:rPr>
          <w:color w:val="333333"/>
        </w:rPr>
        <w:t>.</w:t>
      </w:r>
    </w:p>
    <w:p w:rsidR="0063574F" w:rsidRDefault="00F56F77" w:rsidP="00B45DCE">
      <w:pPr>
        <w:pStyle w:val="NormalWeb"/>
        <w:shd w:val="clear" w:color="auto" w:fill="FFFFFF"/>
        <w:spacing w:before="0" w:beforeAutospacing="0" w:after="240" w:afterAutospacing="0"/>
      </w:pPr>
      <w:r>
        <w:rPr>
          <w:color w:val="333333"/>
        </w:rPr>
        <w:t xml:space="preserve">Como recomendación a la biblioteca </w:t>
      </w:r>
      <w:r w:rsidRPr="00C50DD1">
        <w:rPr>
          <w:color w:val="000000"/>
        </w:rPr>
        <w:t>Sigart Klauss</w:t>
      </w:r>
      <w:r>
        <w:rPr>
          <w:color w:val="000000"/>
        </w:rPr>
        <w:t xml:space="preserve"> necesita modernizar los equipos de cuentas en este momento:</w:t>
      </w:r>
    </w:p>
    <w:p w:rsidR="0031468A" w:rsidRPr="00C50DD1" w:rsidRDefault="0031468A" w:rsidP="005D5E6E">
      <w:pPr>
        <w:pStyle w:val="Ttulo7"/>
        <w:rPr>
          <w:rFonts w:eastAsia="Times New Roman"/>
          <w:lang w:eastAsia="es-ES"/>
        </w:rPr>
      </w:pPr>
      <w:bookmarkStart w:id="75" w:name="_Toc510713172"/>
      <w:bookmarkStart w:id="76" w:name="_Toc510713357"/>
      <w:r w:rsidRPr="00C50DD1">
        <w:rPr>
          <w:rFonts w:eastAsia="Times New Roman"/>
          <w:lang w:eastAsia="es-ES"/>
        </w:rPr>
        <w:lastRenderedPageBreak/>
        <w:t>Tabla N° 1</w:t>
      </w:r>
      <w:r w:rsidR="00F56F77">
        <w:rPr>
          <w:rFonts w:eastAsia="Times New Roman"/>
          <w:lang w:eastAsia="es-ES"/>
        </w:rPr>
        <w:t>.2</w:t>
      </w:r>
      <w:bookmarkEnd w:id="75"/>
      <w:bookmarkEnd w:id="76"/>
    </w:p>
    <w:p w:rsidR="00F56F77" w:rsidRDefault="0031468A" w:rsidP="005D5E6E">
      <w:pPr>
        <w:pStyle w:val="Ttulo7"/>
        <w:rPr>
          <w:color w:val="333333"/>
        </w:rPr>
      </w:pPr>
      <w:r w:rsidRPr="00C50DD1">
        <w:rPr>
          <w:rFonts w:eastAsia="Times New Roman"/>
          <w:lang w:eastAsia="es-ES"/>
        </w:rPr>
        <w:t xml:space="preserve">Requerimiento </w:t>
      </w:r>
      <w:r w:rsidR="00F56F77">
        <w:rPr>
          <w:rFonts w:eastAsia="Times New Roman"/>
          <w:lang w:eastAsia="es-ES"/>
        </w:rPr>
        <w:t>de modernización de equipos</w:t>
      </w:r>
    </w:p>
    <w:tbl>
      <w:tblPr>
        <w:tblStyle w:val="Tablaconcuadrcula"/>
        <w:tblW w:w="0" w:type="auto"/>
        <w:tblLook w:val="04A0" w:firstRow="1" w:lastRow="0" w:firstColumn="1" w:lastColumn="0" w:noHBand="0" w:noVBand="1"/>
      </w:tblPr>
      <w:tblGrid>
        <w:gridCol w:w="7196"/>
        <w:gridCol w:w="1843"/>
      </w:tblGrid>
      <w:tr w:rsidR="00F56F77" w:rsidRPr="00F56F77" w:rsidTr="00F56F77">
        <w:tc>
          <w:tcPr>
            <w:tcW w:w="7196" w:type="dxa"/>
            <w:vAlign w:val="center"/>
          </w:tcPr>
          <w:p w:rsidR="00F56F77" w:rsidRPr="00F56F77" w:rsidRDefault="00F56F77" w:rsidP="00F56F77">
            <w:pPr>
              <w:jc w:val="center"/>
              <w:rPr>
                <w:rFonts w:cs="Times New Roman"/>
                <w:b/>
                <w:bCs/>
                <w:color w:val="24292E"/>
                <w:sz w:val="24"/>
                <w:szCs w:val="24"/>
              </w:rPr>
            </w:pPr>
            <w:r w:rsidRPr="00F56F77">
              <w:rPr>
                <w:rFonts w:cs="Times New Roman"/>
                <w:b/>
                <w:bCs/>
                <w:color w:val="24292E"/>
                <w:sz w:val="24"/>
                <w:szCs w:val="24"/>
              </w:rPr>
              <w:t>Posible ubicación o propósito</w:t>
            </w:r>
          </w:p>
        </w:tc>
        <w:tc>
          <w:tcPr>
            <w:tcW w:w="1843" w:type="dxa"/>
            <w:vAlign w:val="center"/>
          </w:tcPr>
          <w:p w:rsidR="00F56F77" w:rsidRPr="00F56F77" w:rsidRDefault="00F56F77" w:rsidP="00F56F77">
            <w:pPr>
              <w:jc w:val="center"/>
              <w:rPr>
                <w:rFonts w:cs="Times New Roman"/>
                <w:b/>
                <w:bCs/>
                <w:color w:val="24292E"/>
                <w:sz w:val="24"/>
                <w:szCs w:val="24"/>
              </w:rPr>
            </w:pPr>
            <w:r w:rsidRPr="00F56F77">
              <w:rPr>
                <w:rFonts w:cs="Times New Roman"/>
                <w:b/>
                <w:bCs/>
                <w:color w:val="24292E"/>
                <w:sz w:val="24"/>
                <w:szCs w:val="24"/>
              </w:rPr>
              <w:t>Cantidad</w:t>
            </w:r>
          </w:p>
        </w:tc>
      </w:tr>
      <w:tr w:rsidR="00F56F77" w:rsidRPr="00F56F77" w:rsidTr="00F56F77">
        <w:tc>
          <w:tcPr>
            <w:tcW w:w="7196" w:type="dxa"/>
            <w:vAlign w:val="center"/>
          </w:tcPr>
          <w:p w:rsidR="00F56F77" w:rsidRPr="00F56F77" w:rsidRDefault="00F56F77" w:rsidP="00F56F77">
            <w:pPr>
              <w:rPr>
                <w:rFonts w:cs="Times New Roman"/>
                <w:color w:val="24292E"/>
                <w:sz w:val="24"/>
                <w:szCs w:val="24"/>
              </w:rPr>
            </w:pPr>
            <w:r w:rsidRPr="00F56F77">
              <w:rPr>
                <w:rFonts w:cs="Times New Roman"/>
                <w:color w:val="24292E"/>
                <w:sz w:val="24"/>
                <w:szCs w:val="24"/>
              </w:rPr>
              <w:t>Remplazar los buscadores existentes</w:t>
            </w:r>
          </w:p>
        </w:tc>
        <w:tc>
          <w:tcPr>
            <w:tcW w:w="1843" w:type="dxa"/>
            <w:vAlign w:val="center"/>
          </w:tcPr>
          <w:p w:rsidR="00F56F77" w:rsidRPr="00F56F77" w:rsidRDefault="00F56F77" w:rsidP="00F56F77">
            <w:pPr>
              <w:jc w:val="center"/>
              <w:rPr>
                <w:rFonts w:cs="Times New Roman"/>
                <w:color w:val="24292E"/>
                <w:sz w:val="24"/>
                <w:szCs w:val="24"/>
              </w:rPr>
            </w:pPr>
            <w:r w:rsidRPr="00F56F77">
              <w:rPr>
                <w:rFonts w:cs="Times New Roman"/>
                <w:color w:val="24292E"/>
                <w:sz w:val="24"/>
                <w:szCs w:val="24"/>
              </w:rPr>
              <w:t>3</w:t>
            </w:r>
          </w:p>
        </w:tc>
      </w:tr>
      <w:tr w:rsidR="00F56F77" w:rsidRPr="00F56F77" w:rsidTr="00F56F77">
        <w:tc>
          <w:tcPr>
            <w:tcW w:w="7196" w:type="dxa"/>
            <w:vAlign w:val="center"/>
          </w:tcPr>
          <w:p w:rsidR="00F56F77" w:rsidRPr="00F56F77" w:rsidRDefault="00F56F77" w:rsidP="00F56F77">
            <w:pPr>
              <w:rPr>
                <w:rFonts w:cs="Times New Roman"/>
                <w:color w:val="24292E"/>
                <w:sz w:val="24"/>
                <w:szCs w:val="24"/>
              </w:rPr>
            </w:pPr>
            <w:r>
              <w:rPr>
                <w:rFonts w:cs="Times New Roman"/>
                <w:color w:val="24292E"/>
                <w:sz w:val="24"/>
                <w:szCs w:val="24"/>
              </w:rPr>
              <w:t>A</w:t>
            </w:r>
            <w:r w:rsidRPr="00F56F77">
              <w:rPr>
                <w:rFonts w:cs="Times New Roman"/>
                <w:color w:val="24292E"/>
                <w:sz w:val="24"/>
                <w:szCs w:val="24"/>
              </w:rPr>
              <w:t>signar un equipo para los encargados(as) de los pabellones</w:t>
            </w:r>
          </w:p>
        </w:tc>
        <w:tc>
          <w:tcPr>
            <w:tcW w:w="1843" w:type="dxa"/>
            <w:vAlign w:val="center"/>
          </w:tcPr>
          <w:p w:rsidR="00F56F77" w:rsidRPr="00F56F77" w:rsidRDefault="00F56F77" w:rsidP="00F56F77">
            <w:pPr>
              <w:jc w:val="center"/>
              <w:rPr>
                <w:rFonts w:cs="Times New Roman"/>
                <w:color w:val="24292E"/>
                <w:sz w:val="24"/>
                <w:szCs w:val="24"/>
              </w:rPr>
            </w:pPr>
            <w:r w:rsidRPr="00F56F77">
              <w:rPr>
                <w:rFonts w:cs="Times New Roman"/>
                <w:color w:val="24292E"/>
                <w:sz w:val="24"/>
                <w:szCs w:val="24"/>
              </w:rPr>
              <w:t>3</w:t>
            </w:r>
          </w:p>
        </w:tc>
      </w:tr>
    </w:tbl>
    <w:p w:rsidR="0063574F" w:rsidRDefault="0063574F" w:rsidP="00F56F77">
      <w:pPr>
        <w:spacing w:after="0"/>
        <w:rPr>
          <w:rFonts w:eastAsia="Times New Roman" w:cs="Times New Roman"/>
          <w:b/>
          <w:bCs/>
          <w:color w:val="000000"/>
          <w:szCs w:val="24"/>
          <w:lang w:eastAsia="es-ES"/>
        </w:rPr>
      </w:pPr>
    </w:p>
    <w:p w:rsidR="0031468A" w:rsidRDefault="00F56F77" w:rsidP="00B45DCE">
      <w:pPr>
        <w:rPr>
          <w:lang w:eastAsia="es-ES"/>
        </w:rPr>
      </w:pPr>
      <w:r w:rsidRPr="00C50DD1">
        <w:rPr>
          <w:b/>
          <w:bCs/>
          <w:lang w:eastAsia="es-ES"/>
        </w:rPr>
        <w:t>Fuente:</w:t>
      </w:r>
      <w:r w:rsidRPr="00C50DD1">
        <w:rPr>
          <w:lang w:eastAsia="es-ES"/>
        </w:rPr>
        <w:t xml:space="preserve"> [Elaboración propia]</w:t>
      </w:r>
    </w:p>
    <w:p w:rsidR="00452F17" w:rsidRPr="00B939C2" w:rsidRDefault="00452F17" w:rsidP="00B939C2">
      <w:pPr>
        <w:pStyle w:val="Ttulo4"/>
      </w:pPr>
      <w:bookmarkStart w:id="77" w:name="_Toc510713173"/>
      <w:bookmarkStart w:id="78" w:name="_Toc510713358"/>
      <w:bookmarkStart w:id="79" w:name="_Toc513531484"/>
      <w:r w:rsidRPr="00B939C2">
        <w:t>Factibilidad operacional</w:t>
      </w:r>
      <w:bookmarkEnd w:id="77"/>
      <w:bookmarkEnd w:id="78"/>
      <w:bookmarkEnd w:id="79"/>
    </w:p>
    <w:p w:rsidR="00452F17" w:rsidRPr="00C50DD1" w:rsidRDefault="00452F17" w:rsidP="00C50DD1">
      <w:pPr>
        <w:spacing w:after="0"/>
        <w:rPr>
          <w:rFonts w:eastAsia="Times New Roman" w:cs="Times New Roman"/>
          <w:szCs w:val="24"/>
          <w:lang w:eastAsia="es-ES"/>
        </w:rPr>
      </w:pPr>
      <w:r w:rsidRPr="00C50DD1">
        <w:rPr>
          <w:rFonts w:eastAsia="Times New Roman" w:cs="Times New Roman"/>
          <w:color w:val="000000"/>
          <w:szCs w:val="24"/>
          <w:lang w:eastAsia="es-ES"/>
        </w:rPr>
        <w:t>Los sistemas web en la actualidad se volvieron populares y la gran parte del personal se encuentra capacitado para el manejo de una computadora personal (PC) y la navegación en</w:t>
      </w:r>
      <w:r w:rsidR="005B3D6E" w:rsidRPr="00C50DD1">
        <w:rPr>
          <w:rFonts w:eastAsia="Times New Roman" w:cs="Times New Roman"/>
          <w:color w:val="000000"/>
          <w:szCs w:val="24"/>
          <w:lang w:eastAsia="es-ES"/>
        </w:rPr>
        <w:t xml:space="preserve"> i</w:t>
      </w:r>
      <w:r w:rsidRPr="00C50DD1">
        <w:rPr>
          <w:rFonts w:eastAsia="Times New Roman" w:cs="Times New Roman"/>
          <w:color w:val="000000"/>
          <w:szCs w:val="24"/>
          <w:lang w:eastAsia="es-ES"/>
        </w:rPr>
        <w:t>nternet. Al estar el proyecto basado en un entorno de trabajo moderno la experiencia de usuario serán mucho más efectivas.</w:t>
      </w:r>
    </w:p>
    <w:p w:rsidR="00452F17" w:rsidRPr="00E81539" w:rsidRDefault="00452F17" w:rsidP="00C50DD1">
      <w:pPr>
        <w:spacing w:after="0"/>
        <w:rPr>
          <w:rFonts w:eastAsia="Times New Roman" w:cs="Times New Roman"/>
          <w:color w:val="FF0000"/>
          <w:szCs w:val="24"/>
          <w:lang w:eastAsia="es-ES"/>
        </w:rPr>
      </w:pPr>
      <w:r w:rsidRPr="00E81539">
        <w:rPr>
          <w:rFonts w:eastAsia="Times New Roman" w:cs="Times New Roman"/>
          <w:color w:val="FF0000"/>
          <w:szCs w:val="24"/>
          <w:lang w:eastAsia="es-ES"/>
        </w:rPr>
        <w:t>Con la ayuda de los administradores se llegó a un acuerdo de trabajo mutuo, en la gestión de requerimientos para evitar malos entendidos a la hora de entrega el proyecto final.</w:t>
      </w:r>
    </w:p>
    <w:p w:rsidR="005B3D6E" w:rsidRPr="00E81539" w:rsidRDefault="00452F17" w:rsidP="00C50DD1">
      <w:pPr>
        <w:spacing w:after="0"/>
        <w:rPr>
          <w:rFonts w:cs="Times New Roman"/>
          <w:color w:val="FF0000"/>
          <w:szCs w:val="24"/>
        </w:rPr>
      </w:pPr>
      <w:r w:rsidRPr="00E81539">
        <w:rPr>
          <w:rFonts w:eastAsia="Times New Roman" w:cs="Times New Roman"/>
          <w:color w:val="FF0000"/>
          <w:szCs w:val="24"/>
          <w:lang w:eastAsia="es-ES"/>
        </w:rPr>
        <w:t xml:space="preserve">También </w:t>
      </w:r>
      <w:r w:rsidR="00201819" w:rsidRPr="00E81539">
        <w:rPr>
          <w:rFonts w:eastAsia="Times New Roman" w:cs="Times New Roman"/>
          <w:color w:val="FF0000"/>
          <w:szCs w:val="24"/>
          <w:lang w:eastAsia="es-ES"/>
        </w:rPr>
        <w:t>podemos destacar que el sistema</w:t>
      </w:r>
      <w:r w:rsidRPr="00E81539">
        <w:rPr>
          <w:rFonts w:eastAsia="Times New Roman" w:cs="Times New Roman"/>
          <w:color w:val="FF0000"/>
          <w:szCs w:val="24"/>
          <w:lang w:eastAsia="es-ES"/>
        </w:rPr>
        <w:t xml:space="preserve"> actual cuenta con varios fallos a hora de gestionar los materiales bibliográficos, y este sistema es inviable a mediano y largo plazo por falta de soporte técnico.</w:t>
      </w:r>
      <w:r w:rsidR="00E46B12" w:rsidRPr="00E81539">
        <w:rPr>
          <w:rFonts w:cs="Times New Roman"/>
          <w:color w:val="FF0000"/>
          <w:szCs w:val="24"/>
        </w:rPr>
        <w:t xml:space="preserve"> </w:t>
      </w:r>
    </w:p>
    <w:p w:rsidR="005B3D6E" w:rsidRDefault="005B3D6E" w:rsidP="00C50DD1">
      <w:pPr>
        <w:rPr>
          <w:rFonts w:cs="Times New Roman"/>
          <w:szCs w:val="24"/>
        </w:rPr>
      </w:pPr>
    </w:p>
    <w:p w:rsidR="00855EA8" w:rsidRDefault="00855EA8" w:rsidP="00C50DD1">
      <w:pPr>
        <w:rPr>
          <w:rFonts w:cs="Times New Roman"/>
          <w:szCs w:val="24"/>
        </w:rPr>
      </w:pPr>
    </w:p>
    <w:p w:rsidR="00855EA8" w:rsidRDefault="00855EA8" w:rsidP="00C50DD1">
      <w:pPr>
        <w:rPr>
          <w:rFonts w:cs="Times New Roman"/>
          <w:szCs w:val="24"/>
        </w:rPr>
      </w:pPr>
    </w:p>
    <w:p w:rsidR="0063574F" w:rsidRDefault="0063574F" w:rsidP="00C50DD1">
      <w:pPr>
        <w:rPr>
          <w:rFonts w:cs="Times New Roman"/>
          <w:szCs w:val="24"/>
        </w:rPr>
      </w:pPr>
    </w:p>
    <w:p w:rsidR="0063574F" w:rsidRDefault="0063574F" w:rsidP="00C50DD1">
      <w:pPr>
        <w:rPr>
          <w:rFonts w:cs="Times New Roman"/>
          <w:szCs w:val="24"/>
        </w:rPr>
      </w:pPr>
    </w:p>
    <w:p w:rsidR="00BD3705" w:rsidRDefault="00BD3705" w:rsidP="00C50DD1">
      <w:pPr>
        <w:rPr>
          <w:rFonts w:cs="Times New Roman"/>
          <w:szCs w:val="24"/>
        </w:rPr>
      </w:pPr>
    </w:p>
    <w:p w:rsidR="00BD3705" w:rsidRDefault="00BD3705" w:rsidP="00C50DD1">
      <w:pPr>
        <w:rPr>
          <w:rFonts w:cs="Times New Roman"/>
          <w:szCs w:val="24"/>
        </w:rPr>
      </w:pPr>
    </w:p>
    <w:p w:rsidR="008D0CE9" w:rsidRPr="00B939C2" w:rsidRDefault="008D0CE9" w:rsidP="007A0202">
      <w:pPr>
        <w:pStyle w:val="Ttulo1"/>
      </w:pPr>
      <w:bookmarkStart w:id="80" w:name="_Toc510713174"/>
      <w:bookmarkStart w:id="81" w:name="_Toc510713359"/>
      <w:bookmarkStart w:id="82" w:name="_Toc513531485"/>
      <w:r w:rsidRPr="00B939C2">
        <w:lastRenderedPageBreak/>
        <w:t>CAPÍTULO</w:t>
      </w:r>
      <w:bookmarkEnd w:id="80"/>
      <w:bookmarkEnd w:id="81"/>
      <w:bookmarkEnd w:id="82"/>
    </w:p>
    <w:p w:rsidR="008D0CE9" w:rsidRPr="00C50DD1" w:rsidRDefault="008D0CE9" w:rsidP="007A0202">
      <w:pPr>
        <w:pStyle w:val="Ttulo2"/>
      </w:pPr>
      <w:bookmarkStart w:id="83" w:name="_Toc510713175"/>
      <w:bookmarkStart w:id="84" w:name="_Toc510713360"/>
      <w:bookmarkStart w:id="85" w:name="_Toc513531486"/>
      <w:r w:rsidRPr="00C50DD1">
        <w:t>MARCO TEÓRICO</w:t>
      </w:r>
      <w:bookmarkEnd w:id="83"/>
      <w:bookmarkEnd w:id="84"/>
      <w:bookmarkEnd w:id="85"/>
    </w:p>
    <w:p w:rsidR="008D0CE9" w:rsidRPr="00C50DD1" w:rsidRDefault="008D0CE9" w:rsidP="00C50DD1">
      <w:pPr>
        <w:spacing w:after="206"/>
        <w:rPr>
          <w:rFonts w:eastAsia="Times New Roman" w:cs="Times New Roman"/>
          <w:color w:val="24292E"/>
          <w:szCs w:val="24"/>
          <w:lang w:eastAsia="es-ES"/>
        </w:rPr>
      </w:pPr>
      <w:r w:rsidRPr="00C50DD1">
        <w:rPr>
          <w:rFonts w:eastAsia="Times New Roman" w:cs="Times New Roman"/>
          <w:color w:val="24292E"/>
          <w:szCs w:val="24"/>
          <w:lang w:eastAsia="es-ES"/>
        </w:rPr>
        <w:t>En este capítulo se analizará las diferente arquitecturas de desarrollo de software que se utilizan actualmente, velando de los principios del desarrollo en calidad, escalabilidad seguridad y mantenimiento, del software y la curva de aprendizaje del entorno de desarrollo para los programadores, así también los patrones, anti-patrones de diseño, que surgieron a largo de los últimos años.</w:t>
      </w:r>
    </w:p>
    <w:p w:rsidR="008D0CE9" w:rsidRPr="00E76F9E" w:rsidRDefault="008D0CE9" w:rsidP="00E76F9E">
      <w:pPr>
        <w:pStyle w:val="Ttulo3"/>
      </w:pPr>
      <w:bookmarkStart w:id="86" w:name="_Toc510713176"/>
      <w:bookmarkStart w:id="87" w:name="_Toc510713361"/>
      <w:bookmarkStart w:id="88" w:name="_Toc513531487"/>
      <w:r w:rsidRPr="00E76F9E">
        <w:t>Modelo de negocio</w:t>
      </w:r>
      <w:bookmarkEnd w:id="86"/>
      <w:bookmarkEnd w:id="87"/>
      <w:bookmarkEnd w:id="88"/>
    </w:p>
    <w:p w:rsidR="00E76F9E" w:rsidRDefault="00DE2BBE" w:rsidP="00E76F9E">
      <w:r>
        <w:t>"</w:t>
      </w:r>
      <w:r w:rsidR="00E76F9E">
        <w:t>La acelerada evolución de los sistemas de información, ha desencadenado drásticos cambios en los esquemas de negocio. Este fenómeno ha motivado el auge de técnicas de modelado de negocio. Lo cual permite a las empresas la representación de sus estrategias, para alinear sus sistemas de información con sus objetivos de negocio</w:t>
      </w:r>
      <w:r>
        <w:t>"</w:t>
      </w:r>
      <w:r w:rsidR="00E76F9E">
        <w:t xml:space="preserve"> [1]. </w:t>
      </w:r>
    </w:p>
    <w:p w:rsidR="00B45DCE" w:rsidRDefault="00B45DCE" w:rsidP="00B45DCE">
      <w:r>
        <w:t>El modelado de negocio es la actividad de representar el estado actual (como es) y el estado futuro (como será) de los procesos de una empresa para su comparación, de tal forma que permitan el análisis y mejoramiento para llegar a la situación deseada.</w:t>
      </w:r>
    </w:p>
    <w:p w:rsidR="00E76F9E" w:rsidRDefault="00DE2BBE" w:rsidP="00C50DD1">
      <w:pPr>
        <w:spacing w:after="206"/>
        <w:rPr>
          <w:rFonts w:eastAsia="Times New Roman" w:cs="Times New Roman"/>
          <w:color w:val="24292E"/>
          <w:szCs w:val="24"/>
          <w:lang w:eastAsia="es-ES"/>
        </w:rPr>
      </w:pPr>
      <w:r>
        <w:rPr>
          <w:rFonts w:eastAsia="Times New Roman" w:cs="Times New Roman"/>
          <w:color w:val="24292E"/>
          <w:szCs w:val="24"/>
          <w:lang w:eastAsia="es-ES"/>
        </w:rPr>
        <w:t>"</w:t>
      </w:r>
      <w:r w:rsidR="008D0CE9" w:rsidRPr="00C50DD1">
        <w:rPr>
          <w:rFonts w:eastAsia="Times New Roman" w:cs="Times New Roman"/>
          <w:color w:val="24292E"/>
          <w:szCs w:val="24"/>
          <w:lang w:eastAsia="es-ES"/>
        </w:rPr>
        <w:t>En el desarrollo de software, los requisitos tienen lugar en el espacio de la solución; el Modelado de Negocios aporta información esencial para la ingeniería de requisitos</w:t>
      </w:r>
      <w:r>
        <w:rPr>
          <w:rFonts w:eastAsia="Times New Roman" w:cs="Times New Roman"/>
          <w:color w:val="24292E"/>
          <w:szCs w:val="24"/>
          <w:lang w:eastAsia="es-ES"/>
        </w:rPr>
        <w:t>"</w:t>
      </w:r>
      <w:r w:rsidR="008D0CE9" w:rsidRPr="00C50DD1">
        <w:rPr>
          <w:rFonts w:eastAsia="Times New Roman" w:cs="Times New Roman"/>
          <w:color w:val="24292E"/>
          <w:szCs w:val="24"/>
          <w:lang w:eastAsia="es-ES"/>
        </w:rPr>
        <w:t xml:space="preserve"> [2]. </w:t>
      </w:r>
    </w:p>
    <w:p w:rsidR="008D0CE9" w:rsidRPr="00C50DD1" w:rsidRDefault="008D0CE9" w:rsidP="00C50DD1">
      <w:pPr>
        <w:spacing w:after="206"/>
        <w:rPr>
          <w:rFonts w:eastAsia="Times New Roman" w:cs="Times New Roman"/>
          <w:color w:val="24292E"/>
          <w:szCs w:val="24"/>
          <w:lang w:eastAsia="es-ES"/>
        </w:rPr>
      </w:pPr>
      <w:r w:rsidRPr="00C50DD1">
        <w:rPr>
          <w:rFonts w:eastAsia="Times New Roman" w:cs="Times New Roman"/>
          <w:color w:val="24292E"/>
          <w:szCs w:val="24"/>
          <w:lang w:eastAsia="es-ES"/>
        </w:rPr>
        <w:t>Siendo así la caracterización de los aspectos más significativos de la empresa o una parte de ella, para ello se debe tener claro cuál es el fin que se busca con ese modelo, para así tener claro los elementos del negocio que se desean representar y puede ser orientado al negocio propiamente u orientadas a la tecnología y su aplicación en el negocio.</w:t>
      </w:r>
    </w:p>
    <w:p w:rsidR="008D0CE9" w:rsidRPr="00C50DD1" w:rsidRDefault="008D0CE9" w:rsidP="00B939C2">
      <w:pPr>
        <w:pStyle w:val="Ttulo4"/>
      </w:pPr>
      <w:bookmarkStart w:id="89" w:name="_Toc510713177"/>
      <w:bookmarkStart w:id="90" w:name="_Toc510713362"/>
      <w:bookmarkStart w:id="91" w:name="_Toc513531488"/>
      <w:r w:rsidRPr="00C50DD1">
        <w:t>Modelo de negocio actual</w:t>
      </w:r>
      <w:bookmarkEnd w:id="89"/>
      <w:bookmarkEnd w:id="90"/>
      <w:bookmarkEnd w:id="91"/>
    </w:p>
    <w:p w:rsidR="008D0CE9" w:rsidRPr="00C50DD1" w:rsidRDefault="008D0CE9" w:rsidP="00C50DD1">
      <w:pPr>
        <w:spacing w:after="206"/>
        <w:rPr>
          <w:rFonts w:eastAsia="Times New Roman" w:cs="Times New Roman"/>
          <w:color w:val="24292E"/>
          <w:szCs w:val="24"/>
          <w:lang w:eastAsia="es-ES"/>
        </w:rPr>
      </w:pPr>
      <w:r w:rsidRPr="00C50DD1">
        <w:rPr>
          <w:rFonts w:eastAsia="Times New Roman" w:cs="Times New Roman"/>
          <w:color w:val="24292E"/>
          <w:szCs w:val="24"/>
          <w:lang w:eastAsia="es-ES"/>
        </w:rPr>
        <w:t xml:space="preserve">El modelo de negocio actual es una parte primordial de cualquier proceso de desarrollo de software, permite lograr comprender el ámbito de la información e identificar las responsabilidades, actividades y procesos que se realizan dentro de la organización. Éste </w:t>
      </w:r>
      <w:r w:rsidRPr="00C50DD1">
        <w:rPr>
          <w:rFonts w:eastAsia="Times New Roman" w:cs="Times New Roman"/>
          <w:color w:val="24292E"/>
          <w:szCs w:val="24"/>
          <w:lang w:eastAsia="es-ES"/>
        </w:rPr>
        <w:lastRenderedPageBreak/>
        <w:t>resultado es de gran ayuda para identificar las posibles formas de hacer el negocio más eficiente.</w:t>
      </w:r>
    </w:p>
    <w:p w:rsidR="008D0CE9" w:rsidRPr="00C50DD1" w:rsidRDefault="008D0CE9" w:rsidP="00B939C2">
      <w:pPr>
        <w:pStyle w:val="Ttulo4"/>
      </w:pPr>
      <w:bookmarkStart w:id="92" w:name="_Toc510713178"/>
      <w:bookmarkStart w:id="93" w:name="_Toc510713363"/>
      <w:bookmarkStart w:id="94" w:name="_Toc513531489"/>
      <w:r w:rsidRPr="00C50DD1">
        <w:t>Modelo de negocio alternativo</w:t>
      </w:r>
      <w:bookmarkEnd w:id="92"/>
      <w:bookmarkEnd w:id="93"/>
      <w:bookmarkEnd w:id="94"/>
    </w:p>
    <w:p w:rsidR="008D0CE9" w:rsidRPr="00C50DD1" w:rsidRDefault="008D0CE9" w:rsidP="00C50DD1">
      <w:pPr>
        <w:spacing w:after="206"/>
        <w:rPr>
          <w:rFonts w:eastAsia="Times New Roman" w:cs="Times New Roman"/>
          <w:color w:val="24292E"/>
          <w:szCs w:val="24"/>
          <w:lang w:eastAsia="es-ES"/>
        </w:rPr>
      </w:pPr>
      <w:r w:rsidRPr="00C50DD1">
        <w:rPr>
          <w:rFonts w:eastAsia="Times New Roman" w:cs="Times New Roman"/>
          <w:color w:val="24292E"/>
          <w:szCs w:val="24"/>
          <w:lang w:eastAsia="es-ES"/>
        </w:rPr>
        <w:t>El modelo de negocio alternativo es la representación de la situación mejorada, lo cual requiere el análisis de los procesos del modelo de negocio actual y la búsqueda del modelo para nuevas formas de hacer las cosas. Esto significa que modelo de negocio actual y sus procesos son cambiados significativamente para crear diferentes y mejorados procesos.</w:t>
      </w:r>
    </w:p>
    <w:p w:rsidR="008D0CE9" w:rsidRPr="00C50DD1" w:rsidRDefault="008D0CE9" w:rsidP="00703870">
      <w:pPr>
        <w:pStyle w:val="Ttulo3"/>
      </w:pPr>
      <w:bookmarkStart w:id="95" w:name="_Toc510713182"/>
      <w:bookmarkStart w:id="96" w:name="_Toc510713367"/>
      <w:bookmarkStart w:id="97" w:name="_Toc513531490"/>
      <w:r w:rsidRPr="00B939C2">
        <w:t>I</w:t>
      </w:r>
      <w:r w:rsidRPr="00C50DD1">
        <w:t>ngeniería de Software</w:t>
      </w:r>
      <w:bookmarkEnd w:id="95"/>
      <w:bookmarkEnd w:id="96"/>
      <w:bookmarkEnd w:id="97"/>
    </w:p>
    <w:p w:rsidR="00B45DCE" w:rsidRDefault="00DE2BBE" w:rsidP="00C50DD1">
      <w:pPr>
        <w:spacing w:after="206"/>
        <w:rPr>
          <w:rFonts w:eastAsia="Times New Roman" w:cs="Times New Roman"/>
          <w:color w:val="24292E"/>
          <w:szCs w:val="24"/>
          <w:lang w:eastAsia="es-ES"/>
        </w:rPr>
      </w:pPr>
      <w:r>
        <w:rPr>
          <w:rFonts w:eastAsia="Times New Roman" w:cs="Times New Roman"/>
          <w:color w:val="24292E"/>
          <w:szCs w:val="24"/>
          <w:lang w:eastAsia="es-ES"/>
        </w:rPr>
        <w:t>"</w:t>
      </w:r>
      <w:r w:rsidR="00B45DCE">
        <w:rPr>
          <w:rFonts w:eastAsia="Times New Roman" w:cs="Times New Roman"/>
          <w:color w:val="24292E"/>
          <w:szCs w:val="24"/>
          <w:lang w:eastAsia="es-ES"/>
        </w:rPr>
        <w:t xml:space="preserve">La ingeniería de software es </w:t>
      </w:r>
      <w:r w:rsidR="008D0CE9" w:rsidRPr="00C50DD1">
        <w:rPr>
          <w:rFonts w:eastAsia="Times New Roman" w:cs="Times New Roman"/>
          <w:color w:val="24292E"/>
          <w:szCs w:val="24"/>
          <w:lang w:eastAsia="es-ES"/>
        </w:rPr>
        <w:t>una disciplina que comprende todos los aspectos de la producción de software desde las etapas iníciales de la especificación del sistema, hasta el mantenimiento de</w:t>
      </w:r>
      <w:r w:rsidR="00B45DCE">
        <w:rPr>
          <w:rFonts w:eastAsia="Times New Roman" w:cs="Times New Roman"/>
          <w:color w:val="24292E"/>
          <w:szCs w:val="24"/>
          <w:lang w:eastAsia="es-ES"/>
        </w:rPr>
        <w:t xml:space="preserve"> este después de que se utiliza</w:t>
      </w:r>
      <w:r>
        <w:rPr>
          <w:rFonts w:eastAsia="Times New Roman" w:cs="Times New Roman"/>
          <w:color w:val="24292E"/>
          <w:szCs w:val="24"/>
          <w:lang w:eastAsia="es-ES"/>
        </w:rPr>
        <w:t>"</w:t>
      </w:r>
      <w:r w:rsidR="00B45DCE">
        <w:rPr>
          <w:rFonts w:eastAsia="Times New Roman" w:cs="Times New Roman"/>
          <w:color w:val="24292E"/>
          <w:szCs w:val="24"/>
          <w:lang w:eastAsia="es-ES"/>
        </w:rPr>
        <w:t xml:space="preserve"> </w:t>
      </w:r>
      <w:r w:rsidR="008D0CE9" w:rsidRPr="00C50DD1">
        <w:rPr>
          <w:rFonts w:eastAsia="Times New Roman" w:cs="Times New Roman"/>
          <w:color w:val="24292E"/>
          <w:szCs w:val="24"/>
          <w:lang w:eastAsia="es-ES"/>
        </w:rPr>
        <w:t>[3]. El IEEE16 (Instituto de Ingeniería Eléctr</w:t>
      </w:r>
      <w:r w:rsidR="00B45DCE">
        <w:rPr>
          <w:rFonts w:eastAsia="Times New Roman" w:cs="Times New Roman"/>
          <w:color w:val="24292E"/>
          <w:szCs w:val="24"/>
          <w:lang w:eastAsia="es-ES"/>
        </w:rPr>
        <w:t xml:space="preserve">ica y Electrónica) define que: </w:t>
      </w:r>
      <w:r>
        <w:rPr>
          <w:rFonts w:eastAsia="Times New Roman" w:cs="Times New Roman"/>
          <w:color w:val="24292E"/>
          <w:szCs w:val="24"/>
          <w:lang w:eastAsia="es-ES"/>
        </w:rPr>
        <w:t>"L</w:t>
      </w:r>
      <w:r w:rsidR="008D0CE9" w:rsidRPr="00C50DD1">
        <w:rPr>
          <w:rFonts w:eastAsia="Times New Roman" w:cs="Times New Roman"/>
          <w:color w:val="24292E"/>
          <w:szCs w:val="24"/>
          <w:lang w:eastAsia="es-ES"/>
        </w:rPr>
        <w:t>a ingeniería de software es la aplicación de un enfoque sistemático, disciplinado y cuantificable al desarrollo, operación y mantenimiento de software</w:t>
      </w:r>
      <w:r>
        <w:rPr>
          <w:rFonts w:eastAsia="Times New Roman" w:cs="Times New Roman"/>
          <w:color w:val="24292E"/>
          <w:szCs w:val="24"/>
          <w:lang w:eastAsia="es-ES"/>
        </w:rPr>
        <w:t>"</w:t>
      </w:r>
      <w:r w:rsidR="008D0CE9" w:rsidRPr="00C50DD1">
        <w:rPr>
          <w:rFonts w:eastAsia="Times New Roman" w:cs="Times New Roman"/>
          <w:color w:val="24292E"/>
          <w:szCs w:val="24"/>
          <w:lang w:eastAsia="es-ES"/>
        </w:rPr>
        <w:t xml:space="preserve"> [4].</w:t>
      </w:r>
    </w:p>
    <w:p w:rsidR="008D0CE9" w:rsidRPr="00C50DD1" w:rsidRDefault="008D0CE9" w:rsidP="00C50DD1">
      <w:pPr>
        <w:spacing w:after="206"/>
        <w:rPr>
          <w:rFonts w:eastAsia="Times New Roman" w:cs="Times New Roman"/>
          <w:color w:val="24292E"/>
          <w:szCs w:val="24"/>
          <w:lang w:eastAsia="es-ES"/>
        </w:rPr>
      </w:pPr>
      <w:r w:rsidRPr="00C50DD1">
        <w:rPr>
          <w:rFonts w:eastAsia="Times New Roman" w:cs="Times New Roman"/>
          <w:color w:val="24292E"/>
          <w:szCs w:val="24"/>
          <w:lang w:eastAsia="es-ES"/>
        </w:rPr>
        <w:t>Según Pressman la ingeniería de software es una tecnología con varias capas.</w:t>
      </w:r>
    </w:p>
    <w:p w:rsidR="008D0CE9" w:rsidRPr="00B45DCE" w:rsidRDefault="008D0CE9" w:rsidP="00B45DCE">
      <w:pPr>
        <w:jc w:val="center"/>
        <w:rPr>
          <w:b/>
          <w:lang w:eastAsia="es-ES"/>
        </w:rPr>
      </w:pPr>
      <w:bookmarkStart w:id="98" w:name="_Toc510713183"/>
      <w:bookmarkStart w:id="99" w:name="_Toc510713368"/>
      <w:r w:rsidRPr="00B45DCE">
        <w:rPr>
          <w:b/>
          <w:lang w:eastAsia="es-ES"/>
        </w:rPr>
        <w:t>Figura 2.2</w:t>
      </w:r>
      <w:bookmarkEnd w:id="98"/>
      <w:bookmarkEnd w:id="99"/>
    </w:p>
    <w:p w:rsidR="008D0CE9" w:rsidRPr="00B45DCE" w:rsidRDefault="00B45DCE" w:rsidP="00B45DCE">
      <w:pPr>
        <w:jc w:val="center"/>
        <w:rPr>
          <w:b/>
          <w:lang w:eastAsia="es-ES"/>
        </w:rPr>
      </w:pPr>
      <w:r>
        <w:rPr>
          <w:b/>
          <w:noProof/>
          <w:lang w:eastAsia="es-ES"/>
        </w:rPr>
        <w:drawing>
          <wp:anchor distT="0" distB="0" distL="114300" distR="114300" simplePos="0" relativeHeight="251795456" behindDoc="1" locked="0" layoutInCell="1" allowOverlap="1" wp14:anchorId="2C0B760A" wp14:editId="4EBC1561">
            <wp:simplePos x="0" y="0"/>
            <wp:positionH relativeFrom="column">
              <wp:posOffset>87402</wp:posOffset>
            </wp:positionH>
            <wp:positionV relativeFrom="paragraph">
              <wp:posOffset>363423</wp:posOffset>
            </wp:positionV>
            <wp:extent cx="5496611" cy="1558138"/>
            <wp:effectExtent l="19050" t="0" r="8839" b="0"/>
            <wp:wrapNone/>
            <wp:docPr id="3" name="Imagen 3" descr="Alt text">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a:hlinkClick r:id="rId10" tgtFrame="&quot;_blank&quot;"/>
                    </pic:cNvPr>
                    <pic:cNvPicPr>
                      <a:picLocks noChangeAspect="1" noChangeArrowheads="1"/>
                    </pic:cNvPicPr>
                  </pic:nvPicPr>
                  <pic:blipFill>
                    <a:blip r:embed="rId11"/>
                    <a:srcRect/>
                    <a:stretch>
                      <a:fillRect/>
                    </a:stretch>
                  </pic:blipFill>
                  <pic:spPr bwMode="auto">
                    <a:xfrm>
                      <a:off x="0" y="0"/>
                      <a:ext cx="5496611" cy="1558138"/>
                    </a:xfrm>
                    <a:prstGeom prst="rect">
                      <a:avLst/>
                    </a:prstGeom>
                    <a:noFill/>
                    <a:ln w="9525">
                      <a:noFill/>
                      <a:miter lim="800000"/>
                      <a:headEnd/>
                      <a:tailEnd/>
                    </a:ln>
                  </pic:spPr>
                </pic:pic>
              </a:graphicData>
            </a:graphic>
          </wp:anchor>
        </w:drawing>
      </w:r>
      <w:r w:rsidR="008D0CE9" w:rsidRPr="00B45DCE">
        <w:rPr>
          <w:b/>
          <w:lang w:eastAsia="es-ES"/>
        </w:rPr>
        <w:t>Capas de la ingeniería de software</w:t>
      </w:r>
    </w:p>
    <w:p w:rsidR="008D0CE9" w:rsidRDefault="008D0CE9" w:rsidP="00C50DD1">
      <w:pPr>
        <w:spacing w:after="206"/>
        <w:rPr>
          <w:rFonts w:eastAsia="Times New Roman" w:cs="Times New Roman"/>
          <w:color w:val="24292E"/>
          <w:szCs w:val="24"/>
          <w:lang w:eastAsia="es-ES"/>
        </w:rPr>
      </w:pPr>
    </w:p>
    <w:p w:rsidR="00B45DCE" w:rsidRDefault="00B45DCE" w:rsidP="00C50DD1">
      <w:pPr>
        <w:spacing w:after="206"/>
        <w:rPr>
          <w:rFonts w:eastAsia="Times New Roman" w:cs="Times New Roman"/>
          <w:color w:val="24292E"/>
          <w:szCs w:val="24"/>
          <w:lang w:eastAsia="es-ES"/>
        </w:rPr>
      </w:pPr>
    </w:p>
    <w:p w:rsidR="00B45DCE" w:rsidRDefault="00B45DCE" w:rsidP="00C50DD1">
      <w:pPr>
        <w:spacing w:after="206"/>
        <w:rPr>
          <w:rFonts w:eastAsia="Times New Roman" w:cs="Times New Roman"/>
          <w:color w:val="24292E"/>
          <w:szCs w:val="24"/>
          <w:lang w:eastAsia="es-ES"/>
        </w:rPr>
      </w:pPr>
    </w:p>
    <w:p w:rsidR="00B45DCE" w:rsidRPr="00C50DD1" w:rsidRDefault="00B45DCE" w:rsidP="00C50DD1">
      <w:pPr>
        <w:spacing w:after="206"/>
        <w:rPr>
          <w:rFonts w:eastAsia="Times New Roman" w:cs="Times New Roman"/>
          <w:color w:val="24292E"/>
          <w:szCs w:val="24"/>
          <w:lang w:eastAsia="es-ES"/>
        </w:rPr>
      </w:pPr>
    </w:p>
    <w:p w:rsidR="008D0CE9" w:rsidRPr="00C50DD1" w:rsidRDefault="008D0CE9" w:rsidP="00B45DCE">
      <w:pPr>
        <w:rPr>
          <w:lang w:eastAsia="es-ES"/>
        </w:rPr>
      </w:pPr>
      <w:r w:rsidRPr="00C50DD1">
        <w:rPr>
          <w:b/>
          <w:bCs/>
          <w:lang w:eastAsia="es-ES"/>
        </w:rPr>
        <w:t>Fuente:</w:t>
      </w:r>
      <w:r w:rsidRPr="00C50DD1">
        <w:rPr>
          <w:lang w:eastAsia="es-ES"/>
        </w:rPr>
        <w:t> [11, Fig. 1.3]</w:t>
      </w:r>
    </w:p>
    <w:p w:rsidR="008D0CE9" w:rsidRPr="00C50DD1" w:rsidRDefault="00DE2BBE" w:rsidP="00C50DD1">
      <w:pPr>
        <w:spacing w:after="206"/>
        <w:rPr>
          <w:rFonts w:eastAsia="Times New Roman" w:cs="Times New Roman"/>
          <w:color w:val="24292E"/>
          <w:szCs w:val="24"/>
          <w:lang w:eastAsia="es-ES"/>
        </w:rPr>
      </w:pPr>
      <w:r>
        <w:rPr>
          <w:rFonts w:eastAsia="Times New Roman" w:cs="Times New Roman"/>
          <w:color w:val="24292E"/>
          <w:szCs w:val="24"/>
          <w:lang w:eastAsia="es-ES"/>
        </w:rPr>
        <w:t>"</w:t>
      </w:r>
      <w:r w:rsidR="008D0CE9" w:rsidRPr="00C50DD1">
        <w:rPr>
          <w:rFonts w:eastAsia="Times New Roman" w:cs="Times New Roman"/>
          <w:color w:val="24292E"/>
          <w:szCs w:val="24"/>
          <w:lang w:eastAsia="es-ES"/>
        </w:rPr>
        <w:t>Cualquier enfoque de ingeniería (incluso la de software) debe basarse en un compromiso organizacional con la calidad</w:t>
      </w:r>
      <w:r>
        <w:rPr>
          <w:rFonts w:eastAsia="Times New Roman" w:cs="Times New Roman"/>
          <w:color w:val="24292E"/>
          <w:szCs w:val="24"/>
          <w:lang w:eastAsia="es-ES"/>
        </w:rPr>
        <w:t>"</w:t>
      </w:r>
      <w:r w:rsidR="008D0CE9" w:rsidRPr="00C50DD1">
        <w:rPr>
          <w:rFonts w:eastAsia="Times New Roman" w:cs="Times New Roman"/>
          <w:color w:val="24292E"/>
          <w:szCs w:val="24"/>
          <w:lang w:eastAsia="es-ES"/>
        </w:rPr>
        <w:t xml:space="preserve"> [4].</w:t>
      </w:r>
    </w:p>
    <w:p w:rsidR="008D0CE9" w:rsidRPr="00C50DD1" w:rsidRDefault="008D0CE9" w:rsidP="00C50DD1">
      <w:pPr>
        <w:spacing w:after="206"/>
        <w:rPr>
          <w:rFonts w:eastAsia="Times New Roman" w:cs="Times New Roman"/>
          <w:color w:val="24292E"/>
          <w:szCs w:val="24"/>
          <w:lang w:eastAsia="es-ES"/>
        </w:rPr>
      </w:pPr>
      <w:r w:rsidRPr="00C50DD1">
        <w:rPr>
          <w:rFonts w:eastAsia="Times New Roman" w:cs="Times New Roman"/>
          <w:color w:val="24292E"/>
          <w:szCs w:val="24"/>
          <w:lang w:eastAsia="es-ES"/>
        </w:rPr>
        <w:lastRenderedPageBreak/>
        <w:t>La ingeniería de software es de mucha importancia ya que sugiere que se utilicen ciertas estrategias como metodologías, métodos, técnicas y tecnologías de software, dando una esencia del verdadero proceso de desarrollo de software las cuales serán aplicadas para la resolución de problemas del proyecto describiendo algunos modelos de desarrollo y sus procesos.</w:t>
      </w:r>
    </w:p>
    <w:p w:rsidR="008D0CE9" w:rsidRPr="00C50DD1" w:rsidRDefault="008D0CE9" w:rsidP="00DE2BBE">
      <w:pPr>
        <w:pStyle w:val="Ttulo3"/>
      </w:pPr>
      <w:bookmarkStart w:id="100" w:name="_Toc510713184"/>
      <w:bookmarkStart w:id="101" w:name="_Toc510713369"/>
      <w:bookmarkStart w:id="102" w:name="_Toc513531491"/>
      <w:r w:rsidRPr="00C50DD1">
        <w:t>Metodologías de desarrollo de software</w:t>
      </w:r>
      <w:bookmarkEnd w:id="100"/>
      <w:bookmarkEnd w:id="101"/>
      <w:bookmarkEnd w:id="102"/>
    </w:p>
    <w:p w:rsidR="0022742F" w:rsidRDefault="008D0CE9" w:rsidP="00C50DD1">
      <w:pPr>
        <w:spacing w:after="206"/>
        <w:rPr>
          <w:rFonts w:eastAsia="Times New Roman" w:cs="Times New Roman"/>
          <w:color w:val="24292E"/>
          <w:szCs w:val="24"/>
          <w:lang w:eastAsia="es-ES"/>
        </w:rPr>
      </w:pPr>
      <w:r w:rsidRPr="00C50DD1">
        <w:rPr>
          <w:rFonts w:eastAsia="Times New Roman" w:cs="Times New Roman"/>
          <w:color w:val="24292E"/>
          <w:szCs w:val="24"/>
          <w:lang w:eastAsia="es-ES"/>
        </w:rPr>
        <w:t>La metodología de software es un conjunto de procedimientos, técnicas, herramientas y un soporte documental que ayuda a los desarrolladores a realizar nuevo software. La elección de metodología o procesos de desarrollo de software es de trascendental importancia, porque es la que nos guiara para alcanzar el objetivo de culminar el proyecto. Para eso se planteara una comparación entre las diversas metodologías.</w:t>
      </w:r>
    </w:p>
    <w:p w:rsidR="0022742F" w:rsidRDefault="0022742F" w:rsidP="00DE2BBE">
      <w:pPr>
        <w:pStyle w:val="Ttulo4"/>
        <w:rPr>
          <w:color w:val="24292E"/>
        </w:rPr>
      </w:pPr>
      <w:bookmarkStart w:id="103" w:name="_Toc513531492"/>
      <w:r>
        <w:t>Metodología de desarrollo tradicional</w:t>
      </w:r>
      <w:bookmarkEnd w:id="103"/>
    </w:p>
    <w:p w:rsidR="0022742F" w:rsidRPr="0022742F" w:rsidRDefault="0022742F" w:rsidP="0022742F">
      <w:pPr>
        <w:rPr>
          <w:lang w:eastAsia="es-ES"/>
        </w:rPr>
      </w:pPr>
      <w:r w:rsidRPr="0022742F">
        <w:rPr>
          <w:lang w:eastAsia="es-ES"/>
        </w:rPr>
        <w:t>Estas metodologías tradicionales imponen una disciplina de trabajo sobre el proceso de desarrollo del software, con el fin de conseguir un software más eficiente. Para ello, se hace énfasis en la planificación total de todo el trabajo a realizar y una vez que está todo detallado, comienza el ciclo de desarrollo del producto software. Se centran especialmente en el control del proceso, mediante una rigurosa definición de roles, actividades, artefactos, herramientas y notaciones para el modelado y documentaci</w:t>
      </w:r>
      <w:r w:rsidR="007041C2">
        <w:rPr>
          <w:lang w:eastAsia="es-ES"/>
        </w:rPr>
        <w:t>ón detallada</w:t>
      </w:r>
      <w:r w:rsidRPr="0022742F">
        <w:rPr>
          <w:lang w:eastAsia="es-ES"/>
        </w:rPr>
        <w:t>. Además, las metodologías tradicionales no se adaptan adecuadamente a los cambios, por lo que no son métodos adecuados cuando se trabaja en un entorno, donde los requisitos no pueden predecirse o bien pueden variar.</w:t>
      </w:r>
    </w:p>
    <w:p w:rsidR="0022742F" w:rsidRPr="0022742F" w:rsidRDefault="0022742F" w:rsidP="0022742F">
      <w:pPr>
        <w:rPr>
          <w:lang w:eastAsia="es-ES"/>
        </w:rPr>
      </w:pPr>
      <w:r w:rsidRPr="0022742F">
        <w:rPr>
          <w:lang w:eastAsia="es-ES"/>
        </w:rPr>
        <w:t>Entre las metodologías</w:t>
      </w:r>
      <w:r w:rsidR="007041C2">
        <w:rPr>
          <w:lang w:eastAsia="es-ES"/>
        </w:rPr>
        <w:t xml:space="preserve"> tradicionales </w:t>
      </w:r>
      <w:r w:rsidRPr="0022742F">
        <w:rPr>
          <w:lang w:eastAsia="es-ES"/>
        </w:rPr>
        <w:t>podemos citar:</w:t>
      </w:r>
    </w:p>
    <w:p w:rsidR="0022742F" w:rsidRPr="0022742F" w:rsidRDefault="0022742F" w:rsidP="0022742F">
      <w:pPr>
        <w:pStyle w:val="Prrafodelista"/>
        <w:numPr>
          <w:ilvl w:val="0"/>
          <w:numId w:val="24"/>
        </w:numPr>
        <w:rPr>
          <w:lang w:val="en-US"/>
        </w:rPr>
      </w:pPr>
      <w:r w:rsidRPr="0022742F">
        <w:rPr>
          <w:lang w:val="en-US"/>
        </w:rPr>
        <w:t>RUP (Rational Unified Procces)</w:t>
      </w:r>
    </w:p>
    <w:p w:rsidR="0022742F" w:rsidRPr="0022742F" w:rsidRDefault="0022742F" w:rsidP="0022742F">
      <w:pPr>
        <w:pStyle w:val="Prrafodelista"/>
        <w:numPr>
          <w:ilvl w:val="0"/>
          <w:numId w:val="24"/>
        </w:numPr>
        <w:rPr>
          <w:lang w:val="en-US"/>
        </w:rPr>
      </w:pPr>
      <w:r w:rsidRPr="0022742F">
        <w:rPr>
          <w:lang w:val="en-US"/>
        </w:rPr>
        <w:t>MSF (Microsoft Solution Framework)</w:t>
      </w:r>
    </w:p>
    <w:p w:rsidR="0022742F" w:rsidRPr="0022742F" w:rsidRDefault="0022742F" w:rsidP="0022742F">
      <w:pPr>
        <w:pStyle w:val="Prrafodelista"/>
        <w:numPr>
          <w:ilvl w:val="0"/>
          <w:numId w:val="24"/>
        </w:numPr>
      </w:pPr>
      <w:r w:rsidRPr="0022742F">
        <w:t>Win-Win Spiral Model</w:t>
      </w:r>
    </w:p>
    <w:p w:rsidR="0022742F" w:rsidRPr="00C50DD1" w:rsidRDefault="0022742F" w:rsidP="00C50DD1">
      <w:pPr>
        <w:spacing w:after="206"/>
        <w:rPr>
          <w:rFonts w:eastAsia="Times New Roman" w:cs="Times New Roman"/>
          <w:color w:val="24292E"/>
          <w:szCs w:val="24"/>
          <w:lang w:eastAsia="es-ES"/>
        </w:rPr>
      </w:pPr>
    </w:p>
    <w:p w:rsidR="008D0CE9" w:rsidRPr="00C50DD1" w:rsidRDefault="008D0CE9" w:rsidP="00DE2BBE">
      <w:pPr>
        <w:pStyle w:val="Ttulo4"/>
      </w:pPr>
      <w:bookmarkStart w:id="104" w:name="_Toc510713185"/>
      <w:bookmarkStart w:id="105" w:name="_Toc510713370"/>
      <w:bookmarkStart w:id="106" w:name="_Toc513531493"/>
      <w:r w:rsidRPr="00C50DD1">
        <w:lastRenderedPageBreak/>
        <w:t>Metodologías de desarrollo ágil</w:t>
      </w:r>
      <w:bookmarkEnd w:id="104"/>
      <w:bookmarkEnd w:id="105"/>
      <w:bookmarkEnd w:id="106"/>
    </w:p>
    <w:p w:rsidR="008D0CE9" w:rsidRPr="00C50DD1" w:rsidRDefault="008D0CE9" w:rsidP="00C50DD1">
      <w:pPr>
        <w:spacing w:after="206"/>
        <w:rPr>
          <w:rFonts w:eastAsia="Times New Roman" w:cs="Times New Roman"/>
          <w:color w:val="24292E"/>
          <w:szCs w:val="24"/>
          <w:lang w:eastAsia="es-ES"/>
        </w:rPr>
      </w:pPr>
      <w:r w:rsidRPr="00C50DD1">
        <w:rPr>
          <w:rFonts w:eastAsia="Times New Roman" w:cs="Times New Roman"/>
          <w:color w:val="24292E"/>
          <w:szCs w:val="24"/>
          <w:lang w:eastAsia="es-ES"/>
        </w:rPr>
        <w:t>El desarrollo ágil de software es un grupo de metodologías de desarrollo de software que se basan en principios similares. Las metodologías ágiles promueven generalmente un proceso de gestión de proyectos que fomenta el trabajo en equipo, la organización y responsabilidad propia, un conjunto de mejores prácticas de ingeniería que permiten la entrega rápida de software de alta calidad, y un enfoque de negocio que alinea el desarrollo con las necesidades del cliente. Potencialmente, casi todos los métodos ágiles son adecuados para la adaptación. La conveniencia de situación puede considerarse como una característica de distinción entre los métodos ágiles y los métodos tradicionales, que son mucho más rígidos y preceptivos. Asimismo, las metodologías convencionales tienden a acumular los riesgos y dificultades que surgen en el desarrollo del producto al final del proyecto, como puede apreciarse en la </w:t>
      </w:r>
      <w:r w:rsidRPr="00C50DD1">
        <w:rPr>
          <w:rFonts w:eastAsia="Times New Roman" w:cs="Times New Roman"/>
          <w:b/>
          <w:bCs/>
          <w:color w:val="24292E"/>
          <w:szCs w:val="24"/>
          <w:lang w:eastAsia="es-ES"/>
        </w:rPr>
        <w:t>figura 2.3</w:t>
      </w:r>
      <w:r w:rsidRPr="00C50DD1">
        <w:rPr>
          <w:rFonts w:eastAsia="Times New Roman" w:cs="Times New Roman"/>
          <w:color w:val="24292E"/>
          <w:szCs w:val="24"/>
          <w:lang w:eastAsia="es-ES"/>
        </w:rPr>
        <w:t>, repercutiendo en retrasos en la entrega de productos o influyendo en la incorrecta ejecución de las últimas fases del ciclo de vida.</w:t>
      </w:r>
    </w:p>
    <w:p w:rsidR="008D0CE9" w:rsidRPr="007041C2" w:rsidRDefault="008D0CE9" w:rsidP="007041C2">
      <w:pPr>
        <w:jc w:val="center"/>
        <w:rPr>
          <w:b/>
          <w:lang w:eastAsia="es-ES"/>
        </w:rPr>
      </w:pPr>
      <w:bookmarkStart w:id="107" w:name="_Toc510713186"/>
      <w:bookmarkStart w:id="108" w:name="_Toc510713371"/>
      <w:r w:rsidRPr="007041C2">
        <w:rPr>
          <w:b/>
          <w:lang w:eastAsia="es-ES"/>
        </w:rPr>
        <w:t>Figura 2.3</w:t>
      </w:r>
      <w:bookmarkEnd w:id="107"/>
      <w:bookmarkEnd w:id="108"/>
    </w:p>
    <w:p w:rsidR="008D0CE9" w:rsidRPr="007041C2" w:rsidRDefault="008D0CE9" w:rsidP="007041C2">
      <w:pPr>
        <w:jc w:val="center"/>
        <w:rPr>
          <w:b/>
          <w:lang w:eastAsia="es-ES"/>
        </w:rPr>
      </w:pPr>
      <w:r w:rsidRPr="007041C2">
        <w:rPr>
          <w:b/>
          <w:lang w:eastAsia="es-ES"/>
        </w:rPr>
        <w:t>Distribución del riesgo</w:t>
      </w:r>
    </w:p>
    <w:p w:rsidR="008D0CE9" w:rsidRPr="00C50DD1" w:rsidRDefault="008D0CE9" w:rsidP="00C50DD1">
      <w:pPr>
        <w:spacing w:after="206"/>
        <w:rPr>
          <w:rFonts w:eastAsia="Times New Roman" w:cs="Times New Roman"/>
          <w:color w:val="24292E"/>
          <w:szCs w:val="24"/>
          <w:lang w:eastAsia="es-ES"/>
        </w:rPr>
      </w:pPr>
      <w:r w:rsidRPr="00C50DD1">
        <w:rPr>
          <w:rFonts w:eastAsia="Times New Roman" w:cs="Times New Roman"/>
          <w:noProof/>
          <w:color w:val="0366D6"/>
          <w:szCs w:val="24"/>
          <w:lang w:eastAsia="es-ES"/>
        </w:rPr>
        <w:drawing>
          <wp:inline distT="0" distB="0" distL="0" distR="0" wp14:anchorId="208D0979" wp14:editId="5DB13BA0">
            <wp:extent cx="4620895" cy="2171700"/>
            <wp:effectExtent l="19050" t="0" r="8255" b="0"/>
            <wp:docPr id="4" name="Imagen 4" descr="Alt text">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t text">
                      <a:hlinkClick r:id="rId12" tgtFrame="&quot;_blank&quot;"/>
                    </pic:cNvPr>
                    <pic:cNvPicPr>
                      <a:picLocks noChangeAspect="1" noChangeArrowheads="1"/>
                    </pic:cNvPicPr>
                  </pic:nvPicPr>
                  <pic:blipFill>
                    <a:blip r:embed="rId13"/>
                    <a:srcRect/>
                    <a:stretch>
                      <a:fillRect/>
                    </a:stretch>
                  </pic:blipFill>
                  <pic:spPr bwMode="auto">
                    <a:xfrm>
                      <a:off x="0" y="0"/>
                      <a:ext cx="4620895" cy="2171700"/>
                    </a:xfrm>
                    <a:prstGeom prst="rect">
                      <a:avLst/>
                    </a:prstGeom>
                    <a:noFill/>
                    <a:ln w="9525">
                      <a:noFill/>
                      <a:miter lim="800000"/>
                      <a:headEnd/>
                      <a:tailEnd/>
                    </a:ln>
                  </pic:spPr>
                </pic:pic>
              </a:graphicData>
            </a:graphic>
          </wp:inline>
        </w:drawing>
      </w:r>
    </w:p>
    <w:p w:rsidR="008D0CE9" w:rsidRPr="00C50DD1" w:rsidRDefault="008D0CE9" w:rsidP="00C50DD1">
      <w:pPr>
        <w:spacing w:after="206"/>
        <w:rPr>
          <w:rFonts w:eastAsia="Times New Roman" w:cs="Times New Roman"/>
          <w:color w:val="24292E"/>
          <w:szCs w:val="24"/>
          <w:lang w:eastAsia="es-ES"/>
        </w:rPr>
      </w:pPr>
      <w:r w:rsidRPr="00C50DD1">
        <w:rPr>
          <w:rFonts w:eastAsia="Times New Roman" w:cs="Times New Roman"/>
          <w:b/>
          <w:bCs/>
          <w:i/>
          <w:iCs/>
          <w:color w:val="24292E"/>
          <w:szCs w:val="24"/>
          <w:lang w:eastAsia="es-ES"/>
        </w:rPr>
        <w:t>Fuente:</w:t>
      </w:r>
      <w:r w:rsidRPr="00C50DD1">
        <w:rPr>
          <w:rFonts w:eastAsia="Times New Roman" w:cs="Times New Roman"/>
          <w:i/>
          <w:iCs/>
          <w:color w:val="24292E"/>
          <w:szCs w:val="24"/>
          <w:lang w:eastAsia="es-ES"/>
        </w:rPr>
        <w:t> [5]</w:t>
      </w:r>
    </w:p>
    <w:p w:rsidR="007041C2" w:rsidRPr="00C50DD1" w:rsidRDefault="008D0CE9" w:rsidP="00C50DD1">
      <w:pPr>
        <w:spacing w:after="206"/>
        <w:rPr>
          <w:rFonts w:eastAsia="Times New Roman" w:cs="Times New Roman"/>
          <w:color w:val="24292E"/>
          <w:szCs w:val="24"/>
          <w:lang w:eastAsia="es-ES"/>
        </w:rPr>
      </w:pPr>
      <w:r w:rsidRPr="00C50DD1">
        <w:rPr>
          <w:rFonts w:eastAsia="Times New Roman" w:cs="Times New Roman"/>
          <w:color w:val="24292E"/>
          <w:szCs w:val="24"/>
          <w:lang w:eastAsia="es-ES"/>
        </w:rPr>
        <w:t xml:space="preserve">Se puede decir que las metodologías tradicionales ponen por encima de lo demás los objetivos de la definición y del control del trabajo, mientras que las metodologías ágiles priman la libertad del equipo, la comunicación entre el cliente y el equipo, realizar sólo las </w:t>
      </w:r>
      <w:r w:rsidRPr="00C50DD1">
        <w:rPr>
          <w:rFonts w:eastAsia="Times New Roman" w:cs="Times New Roman"/>
          <w:color w:val="24292E"/>
          <w:szCs w:val="24"/>
          <w:lang w:eastAsia="es-ES"/>
        </w:rPr>
        <w:lastRenderedPageBreak/>
        <w:t>tareas que aportan valor al cliente, y finalmente definir el trabajo tal y como éste se va realizando para el conocimiento adquirido durante su desarrollo evite realizar tareas innecesarias. A continuación se presentaran diferentes modelos agiles de proceso. Entre ellas existen mucha similitud sin embargo cada una posee características únicas que las diferencian de las demás.</w:t>
      </w:r>
    </w:p>
    <w:p w:rsidR="008D0CE9" w:rsidRDefault="008D0CE9" w:rsidP="007041C2">
      <w:pPr>
        <w:pStyle w:val="Ttulo4"/>
      </w:pPr>
      <w:bookmarkStart w:id="109" w:name="_Toc510713187"/>
      <w:bookmarkStart w:id="110" w:name="_Toc510713372"/>
      <w:bookmarkStart w:id="111" w:name="_Toc513531494"/>
      <w:r w:rsidRPr="00855EA8">
        <w:t>Programación Extrema (XP)</w:t>
      </w:r>
      <w:bookmarkEnd w:id="109"/>
      <w:bookmarkEnd w:id="110"/>
      <w:bookmarkEnd w:id="111"/>
    </w:p>
    <w:p w:rsidR="008D0CE9" w:rsidRPr="00C50DD1" w:rsidRDefault="008D0CE9" w:rsidP="00C50DD1">
      <w:pPr>
        <w:spacing w:after="206"/>
        <w:rPr>
          <w:rFonts w:eastAsia="Times New Roman" w:cs="Times New Roman"/>
          <w:color w:val="24292E"/>
          <w:szCs w:val="24"/>
          <w:lang w:eastAsia="es-ES"/>
        </w:rPr>
      </w:pPr>
      <w:r w:rsidRPr="00C50DD1">
        <w:rPr>
          <w:rFonts w:eastAsia="Times New Roman" w:cs="Times New Roman"/>
          <w:color w:val="24292E"/>
          <w:szCs w:val="24"/>
          <w:lang w:eastAsia="es-ES"/>
        </w:rPr>
        <w:t>La programación extrema, es una metodología de desarrollo ágil, una de las más exitosas en tiempo reciente. La programación extrema (XP) es un enfoque de la ingeniería del softw</w:t>
      </w:r>
      <w:r w:rsidR="007041C2">
        <w:rPr>
          <w:rFonts w:eastAsia="Times New Roman" w:cs="Times New Roman"/>
          <w:color w:val="24292E"/>
          <w:szCs w:val="24"/>
          <w:lang w:eastAsia="es-ES"/>
        </w:rPr>
        <w:t xml:space="preserve">are formulado por Kent Beck. </w:t>
      </w:r>
      <w:r w:rsidRPr="00C50DD1">
        <w:rPr>
          <w:rFonts w:eastAsia="Times New Roman" w:cs="Times New Roman"/>
          <w:color w:val="24292E"/>
          <w:szCs w:val="24"/>
          <w:lang w:eastAsia="es-ES"/>
        </w:rPr>
        <w:t>Se diferencia de las metodologías tradicionales principalmente en que pone más énfasis en la adaptabilidad que en la previsibilidad.</w:t>
      </w:r>
    </w:p>
    <w:p w:rsidR="008D0CE9" w:rsidRPr="00C50DD1" w:rsidRDefault="008D0CE9" w:rsidP="00C50DD1">
      <w:pPr>
        <w:spacing w:after="206"/>
        <w:rPr>
          <w:rFonts w:eastAsia="Times New Roman" w:cs="Times New Roman"/>
          <w:color w:val="24292E"/>
          <w:szCs w:val="24"/>
          <w:lang w:eastAsia="es-ES"/>
        </w:rPr>
      </w:pPr>
      <w:r w:rsidRPr="00C50DD1">
        <w:rPr>
          <w:rFonts w:eastAsia="Times New Roman" w:cs="Times New Roman"/>
          <w:color w:val="24292E"/>
          <w:szCs w:val="24"/>
          <w:lang w:eastAsia="es-ES"/>
        </w:rPr>
        <w:t>El objetivo principal de XP es la satisfacción del cliente. Se le trata de dar al cliente lo que quiere y cuando quiere. Por tanto, se debe responder rápidamente a las necesidades del cliente. Como metodología Ágil que es, se pueden producir modificaciones de los requisitos del proyecto a lo largo de su desarrollo, sin que esto produzca dificultades. Pressman dice</w:t>
      </w:r>
      <w:r w:rsidR="007041C2">
        <w:rPr>
          <w:rFonts w:eastAsia="Times New Roman" w:cs="Times New Roman"/>
          <w:color w:val="24292E"/>
          <w:szCs w:val="24"/>
          <w:lang w:eastAsia="es-ES"/>
        </w:rPr>
        <w:t>,</w:t>
      </w:r>
      <w:r w:rsidRPr="00C50DD1">
        <w:rPr>
          <w:rFonts w:eastAsia="Times New Roman" w:cs="Times New Roman"/>
          <w:color w:val="24292E"/>
          <w:szCs w:val="24"/>
          <w:lang w:eastAsia="es-ES"/>
        </w:rPr>
        <w:t xml:space="preserve"> </w:t>
      </w:r>
      <w:r w:rsidR="00DE2BBE">
        <w:rPr>
          <w:rFonts w:eastAsia="Times New Roman" w:cs="Times New Roman"/>
          <w:color w:val="24292E"/>
          <w:szCs w:val="24"/>
          <w:lang w:eastAsia="es-ES"/>
        </w:rPr>
        <w:t>"</w:t>
      </w:r>
      <w:r w:rsidR="007041C2">
        <w:rPr>
          <w:rFonts w:eastAsia="Times New Roman" w:cs="Times New Roman"/>
          <w:color w:val="24292E"/>
          <w:szCs w:val="24"/>
          <w:lang w:eastAsia="es-ES"/>
        </w:rPr>
        <w:t>l</w:t>
      </w:r>
      <w:r w:rsidRPr="00C50DD1">
        <w:rPr>
          <w:rFonts w:eastAsia="Times New Roman" w:cs="Times New Roman"/>
          <w:color w:val="24292E"/>
          <w:szCs w:val="24"/>
          <w:lang w:eastAsia="es-ES"/>
        </w:rPr>
        <w:t>a programación extrema usa un enfoque orientado a objeto como paradigma preferido de desarrollo, y engloba un conjunto de reglas y prácticas que ocurren en el contexto de cuatro actividades estructurales: planeación, diseño, codi</w:t>
      </w:r>
      <w:r w:rsidR="001E7818" w:rsidRPr="00C50DD1">
        <w:rPr>
          <w:rFonts w:eastAsia="Times New Roman" w:cs="Times New Roman"/>
          <w:color w:val="24292E"/>
          <w:szCs w:val="24"/>
          <w:lang w:eastAsia="es-ES"/>
        </w:rPr>
        <w:t>ficación y pruebas</w:t>
      </w:r>
      <w:r w:rsidR="00DE2BBE">
        <w:rPr>
          <w:rFonts w:eastAsia="Times New Roman" w:cs="Times New Roman"/>
          <w:color w:val="24292E"/>
          <w:szCs w:val="24"/>
          <w:lang w:eastAsia="es-ES"/>
        </w:rPr>
        <w:t>"</w:t>
      </w:r>
      <w:r w:rsidR="001E7818" w:rsidRPr="00C50DD1">
        <w:rPr>
          <w:rFonts w:eastAsia="Times New Roman" w:cs="Times New Roman"/>
          <w:color w:val="24292E"/>
          <w:szCs w:val="24"/>
          <w:lang w:eastAsia="es-ES"/>
        </w:rPr>
        <w:t xml:space="preserve"> [6, pp. 61].</w:t>
      </w:r>
    </w:p>
    <w:p w:rsidR="008D0CE9" w:rsidRPr="00C50DD1" w:rsidRDefault="008D0CE9" w:rsidP="00C50DD1">
      <w:pPr>
        <w:spacing w:after="206"/>
        <w:rPr>
          <w:rFonts w:eastAsia="Times New Roman" w:cs="Times New Roman"/>
          <w:color w:val="24292E"/>
          <w:szCs w:val="24"/>
          <w:lang w:eastAsia="es-ES"/>
        </w:rPr>
      </w:pPr>
      <w:r w:rsidRPr="00C50DD1">
        <w:rPr>
          <w:rFonts w:eastAsia="Times New Roman" w:cs="Times New Roman"/>
          <w:color w:val="24292E"/>
          <w:szCs w:val="24"/>
          <w:lang w:eastAsia="es-ES"/>
        </w:rPr>
        <w:t>XP es una metodología centrada en potenciar las relaciones interpersonales como clave para el éxito en el desarrollo de software, promoviendo el trabajo en equipo y basándose en la realimentación continua entre el cliente y el desarrollador. XP es adecuado para proyectos con requisitos imprecisos y cambiantes.</w:t>
      </w:r>
    </w:p>
    <w:p w:rsidR="008D0CE9" w:rsidRDefault="008D0CE9" w:rsidP="00855EA8">
      <w:pPr>
        <w:pStyle w:val="Ttulo4"/>
      </w:pPr>
      <w:bookmarkStart w:id="112" w:name="_Toc510713188"/>
      <w:bookmarkStart w:id="113" w:name="_Toc510713373"/>
      <w:bookmarkStart w:id="114" w:name="_Toc513531495"/>
      <w:r w:rsidRPr="00C50DD1">
        <w:t>Selección de la metodología de desarrollo</w:t>
      </w:r>
      <w:bookmarkEnd w:id="112"/>
      <w:bookmarkEnd w:id="113"/>
      <w:bookmarkEnd w:id="114"/>
    </w:p>
    <w:p w:rsidR="00DE2BBE" w:rsidRPr="00C50DD1" w:rsidRDefault="00DE2BBE" w:rsidP="00DE2BBE">
      <w:pPr>
        <w:spacing w:after="206"/>
      </w:pPr>
      <w:r w:rsidRPr="00C50DD1">
        <w:rPr>
          <w:rFonts w:eastAsia="Times New Roman" w:cs="Times New Roman"/>
          <w:color w:val="24292E"/>
          <w:szCs w:val="24"/>
          <w:lang w:eastAsia="es-ES"/>
        </w:rPr>
        <w:t xml:space="preserve">Para el presente proyecto desde inicio se consideró aplicar algún proceso de desarrollo ágil principalmente debido a un alto grado de incertidumbre en cuanto a los requerimientos funcionales se refiere. Sin embargo, es necesario realizar un breve análisis de modelos de </w:t>
      </w:r>
      <w:r w:rsidRPr="00C50DD1">
        <w:rPr>
          <w:rFonts w:eastAsia="Times New Roman" w:cs="Times New Roman"/>
          <w:color w:val="24292E"/>
          <w:szCs w:val="24"/>
          <w:lang w:eastAsia="es-ES"/>
        </w:rPr>
        <w:lastRenderedPageBreak/>
        <w:t>desarrollo ágil existentes y tomar la decisión correcta respecto al proceso que más se adecua a las condiciones del proyecto.</w:t>
      </w:r>
    </w:p>
    <w:p w:rsidR="008D0CE9" w:rsidRPr="00C50DD1" w:rsidRDefault="008D0CE9" w:rsidP="00C50DD1">
      <w:pPr>
        <w:spacing w:after="206"/>
        <w:rPr>
          <w:rFonts w:eastAsia="Times New Roman" w:cs="Times New Roman"/>
          <w:color w:val="24292E"/>
          <w:szCs w:val="24"/>
          <w:lang w:eastAsia="es-ES"/>
        </w:rPr>
      </w:pPr>
      <w:r w:rsidRPr="00C50DD1">
        <w:rPr>
          <w:rFonts w:eastAsia="Times New Roman" w:cs="Times New Roman"/>
          <w:color w:val="24292E"/>
          <w:szCs w:val="24"/>
          <w:lang w:eastAsia="es-ES"/>
        </w:rPr>
        <w:t>En el presente proyecto se aplicará la metodología ágil XP, cuya característica principal consiste en contemplar y dar respuesta a las necesidades dinámicas del cliente. Mediante la identificación y reducción del riesgo por medio de un desarrollo iterativo, con capacidad de respuesta ante cambios, permitiendo la adaptación a nuevos requisitos de la organización, mostrando resultados tangibles, logrando de esta forma efectividad y reduciendo riesgos, pero sin eliminar, la necesidad de documentación escrita.</w:t>
      </w:r>
    </w:p>
    <w:p w:rsidR="008D0CE9" w:rsidRPr="00DE2BBE" w:rsidRDefault="008D0CE9" w:rsidP="00DE2BBE">
      <w:pPr>
        <w:pStyle w:val="Ttulo3"/>
      </w:pPr>
      <w:bookmarkStart w:id="115" w:name="_Toc510713189"/>
      <w:bookmarkStart w:id="116" w:name="_Toc510713374"/>
      <w:bookmarkStart w:id="117" w:name="_Toc513531496"/>
      <w:r w:rsidRPr="00DE2BBE">
        <w:t>Arquitectura de software</w:t>
      </w:r>
      <w:bookmarkEnd w:id="115"/>
      <w:bookmarkEnd w:id="116"/>
      <w:bookmarkEnd w:id="117"/>
    </w:p>
    <w:p w:rsidR="008D0CE9" w:rsidRPr="00C50DD1" w:rsidRDefault="008D0CE9" w:rsidP="00C50DD1">
      <w:pPr>
        <w:spacing w:after="206"/>
        <w:rPr>
          <w:rFonts w:eastAsia="Times New Roman" w:cs="Times New Roman"/>
          <w:color w:val="24292E"/>
          <w:szCs w:val="24"/>
          <w:lang w:eastAsia="es-ES"/>
        </w:rPr>
      </w:pPr>
      <w:r w:rsidRPr="00C50DD1">
        <w:rPr>
          <w:rFonts w:eastAsia="Times New Roman" w:cs="Times New Roman"/>
          <w:color w:val="24292E"/>
          <w:szCs w:val="24"/>
          <w:lang w:eastAsia="es-ES"/>
        </w:rPr>
        <w:t xml:space="preserve">Arquitectura de software es el proceso de definir una solución estructural, que conoce todas las técnicas y requerimientos operacionales, optimizando atributos comunes de cualidad como performance, seguridad y manejabilidad. </w:t>
      </w:r>
      <w:r w:rsidR="00BD3705" w:rsidRPr="00C50DD1">
        <w:rPr>
          <w:rFonts w:eastAsia="Times New Roman" w:cs="Times New Roman"/>
          <w:color w:val="24292E"/>
          <w:szCs w:val="24"/>
          <w:lang w:eastAsia="es-ES"/>
        </w:rPr>
        <w:t>Esto</w:t>
      </w:r>
      <w:r w:rsidRPr="00C50DD1">
        <w:rPr>
          <w:rFonts w:eastAsia="Times New Roman" w:cs="Times New Roman"/>
          <w:color w:val="24292E"/>
          <w:szCs w:val="24"/>
          <w:lang w:eastAsia="es-ES"/>
        </w:rPr>
        <w:t xml:space="preserve"> envuelve una serie de decisiones basadas en un amplio rango de factores y cada uno de estas decisiones puede tener considerable impacto, sobre todo en el éxito de la aplicación.</w:t>
      </w:r>
    </w:p>
    <w:p w:rsidR="008D0CE9" w:rsidRPr="00C50DD1" w:rsidRDefault="008D0CE9" w:rsidP="00C50DD1">
      <w:pPr>
        <w:spacing w:after="206"/>
        <w:rPr>
          <w:rFonts w:eastAsia="Times New Roman" w:cs="Times New Roman"/>
          <w:color w:val="24292E"/>
          <w:szCs w:val="24"/>
          <w:lang w:eastAsia="es-ES"/>
        </w:rPr>
      </w:pPr>
      <w:r w:rsidRPr="00C50DD1">
        <w:rPr>
          <w:rFonts w:eastAsia="Times New Roman" w:cs="Times New Roman"/>
          <w:color w:val="24292E"/>
          <w:szCs w:val="24"/>
          <w:lang w:eastAsia="es-ES"/>
        </w:rPr>
        <w:t xml:space="preserve">"Arquitectura de software abarca el conjunto de decisiones importantes acerca de la organización de un sistema de software que incluye la selección de los elementos estructurales y sus interfaces mediante el cual el sistema se compone; comportamiento como se especifica en la colaboración entre dichos elementos; composición de estos elementos estructurales y de comportamiento en subsistemas más grandes; y un estilo arquitectónico que guía a esta organización. </w:t>
      </w:r>
      <w:r w:rsidR="00941FD3" w:rsidRPr="00C50DD1">
        <w:rPr>
          <w:rFonts w:eastAsia="Times New Roman" w:cs="Times New Roman"/>
          <w:color w:val="24292E"/>
          <w:szCs w:val="24"/>
          <w:lang w:eastAsia="es-ES"/>
        </w:rPr>
        <w:t>Arquitectura</w:t>
      </w:r>
      <w:r w:rsidRPr="00C50DD1">
        <w:rPr>
          <w:rFonts w:eastAsia="Times New Roman" w:cs="Times New Roman"/>
          <w:color w:val="24292E"/>
          <w:szCs w:val="24"/>
          <w:lang w:eastAsia="es-ES"/>
        </w:rPr>
        <w:t xml:space="preserve"> de software también incluye la funcionalidad, facilidad de uso, la resistencia, el rendimiento, la reutilización, la comprensibilidad, las limitaciones económicas y tecnológicas, ventajas y desventajas y la</w:t>
      </w:r>
      <w:r w:rsidR="008E078F">
        <w:rPr>
          <w:rFonts w:eastAsia="Times New Roman" w:cs="Times New Roman"/>
          <w:color w:val="24292E"/>
          <w:szCs w:val="24"/>
          <w:lang w:eastAsia="es-ES"/>
        </w:rPr>
        <w:t>s preocupaciones estéticas". [10</w:t>
      </w:r>
      <w:r w:rsidRPr="00C50DD1">
        <w:rPr>
          <w:rFonts w:eastAsia="Times New Roman" w:cs="Times New Roman"/>
          <w:color w:val="24292E"/>
          <w:szCs w:val="24"/>
          <w:lang w:eastAsia="es-ES"/>
        </w:rPr>
        <w:t>]</w:t>
      </w:r>
    </w:p>
    <w:p w:rsidR="008D0CE9" w:rsidRDefault="008D0CE9" w:rsidP="00C50DD1">
      <w:pPr>
        <w:spacing w:after="206"/>
        <w:rPr>
          <w:rFonts w:eastAsia="Times New Roman" w:cs="Times New Roman"/>
          <w:color w:val="24292E"/>
          <w:szCs w:val="24"/>
          <w:lang w:eastAsia="es-ES"/>
        </w:rPr>
      </w:pPr>
      <w:r w:rsidRPr="00C50DD1">
        <w:rPr>
          <w:rFonts w:eastAsia="Times New Roman" w:cs="Times New Roman"/>
          <w:color w:val="24292E"/>
          <w:szCs w:val="24"/>
          <w:lang w:eastAsia="es-ES"/>
        </w:rPr>
        <w:t>Fowlwer, uno de los ingenieros más reconocidos en el área de desarrollo de software, dice que la arquitectura es "el desglose de más alto nivel de un sistema en sus partes; las decisiones que son difíciles de cambiar; hay múltiples arquitecturas en un sistema; lo que es de gran importancia arquitectónica puede cambiar durante la vida de un sistema; y, al final, la arquitectura se reduce a lo que má</w:t>
      </w:r>
      <w:r w:rsidR="008E078F">
        <w:rPr>
          <w:rFonts w:eastAsia="Times New Roman" w:cs="Times New Roman"/>
          <w:color w:val="24292E"/>
          <w:szCs w:val="24"/>
          <w:lang w:eastAsia="es-ES"/>
        </w:rPr>
        <w:t>s importante del sistema sea" [7</w:t>
      </w:r>
      <w:r w:rsidRPr="00C50DD1">
        <w:rPr>
          <w:rFonts w:eastAsia="Times New Roman" w:cs="Times New Roman"/>
          <w:color w:val="24292E"/>
          <w:szCs w:val="24"/>
          <w:lang w:eastAsia="es-ES"/>
        </w:rPr>
        <w:t>].</w:t>
      </w:r>
    </w:p>
    <w:p w:rsidR="007F5D7B" w:rsidRPr="00C50DD1" w:rsidRDefault="007F5D7B" w:rsidP="007F5D7B">
      <w:pPr>
        <w:spacing w:after="206"/>
        <w:rPr>
          <w:rFonts w:eastAsia="Times New Roman" w:cs="Times New Roman"/>
          <w:color w:val="24292E"/>
          <w:szCs w:val="24"/>
          <w:lang w:eastAsia="es-ES"/>
        </w:rPr>
      </w:pPr>
      <w:r w:rsidRPr="00C50DD1">
        <w:rPr>
          <w:rFonts w:eastAsia="Times New Roman" w:cs="Times New Roman"/>
          <w:color w:val="24292E"/>
          <w:szCs w:val="24"/>
          <w:lang w:eastAsia="es-ES"/>
        </w:rPr>
        <w:lastRenderedPageBreak/>
        <w:t xml:space="preserve">La creación de un sitio web o una página de internet en general </w:t>
      </w:r>
      <w:r w:rsidR="00941FD3" w:rsidRPr="00C50DD1">
        <w:rPr>
          <w:rFonts w:eastAsia="Times New Roman" w:cs="Times New Roman"/>
          <w:color w:val="24292E"/>
          <w:szCs w:val="24"/>
          <w:lang w:eastAsia="es-ES"/>
        </w:rPr>
        <w:t>implican</w:t>
      </w:r>
      <w:r w:rsidRPr="00C50DD1">
        <w:rPr>
          <w:rFonts w:eastAsia="Times New Roman" w:cs="Times New Roman"/>
          <w:color w:val="24292E"/>
          <w:szCs w:val="24"/>
          <w:lang w:eastAsia="es-ES"/>
        </w:rPr>
        <w:t xml:space="preserve"> dos factores, el </w:t>
      </w:r>
      <w:r w:rsidRPr="00C50DD1">
        <w:rPr>
          <w:rFonts w:eastAsia="Times New Roman" w:cs="Times New Roman"/>
          <w:i/>
          <w:iCs/>
          <w:color w:val="24292E"/>
          <w:szCs w:val="24"/>
          <w:lang w:eastAsia="es-ES"/>
        </w:rPr>
        <w:t>front-end</w:t>
      </w:r>
      <w:r w:rsidRPr="00C50DD1">
        <w:rPr>
          <w:rFonts w:eastAsia="Times New Roman" w:cs="Times New Roman"/>
          <w:color w:val="24292E"/>
          <w:szCs w:val="24"/>
          <w:lang w:eastAsia="es-ES"/>
        </w:rPr>
        <w:t> y el </w:t>
      </w:r>
      <w:r w:rsidRPr="00C50DD1">
        <w:rPr>
          <w:rFonts w:eastAsia="Times New Roman" w:cs="Times New Roman"/>
          <w:i/>
          <w:iCs/>
          <w:color w:val="24292E"/>
          <w:szCs w:val="24"/>
          <w:lang w:eastAsia="es-ES"/>
        </w:rPr>
        <w:t>back-end</w:t>
      </w:r>
      <w:r w:rsidRPr="00C50DD1">
        <w:rPr>
          <w:rFonts w:eastAsia="Times New Roman" w:cs="Times New Roman"/>
          <w:color w:val="24292E"/>
          <w:szCs w:val="24"/>
          <w:lang w:eastAsia="es-ES"/>
        </w:rPr>
        <w:t>.</w:t>
      </w:r>
    </w:p>
    <w:p w:rsidR="007F5D7B" w:rsidRDefault="007F5D7B" w:rsidP="00C50DD1">
      <w:pPr>
        <w:spacing w:after="206"/>
        <w:rPr>
          <w:rFonts w:eastAsia="Times New Roman" w:cs="Times New Roman"/>
          <w:color w:val="24292E"/>
          <w:szCs w:val="24"/>
          <w:lang w:eastAsia="es-ES"/>
        </w:rPr>
      </w:pPr>
      <w:r>
        <w:rPr>
          <w:rFonts w:eastAsia="Times New Roman" w:cs="Times New Roman"/>
          <w:i/>
          <w:iCs/>
          <w:color w:val="24292E"/>
          <w:szCs w:val="24"/>
          <w:lang w:eastAsia="es-ES"/>
        </w:rPr>
        <w:t>B</w:t>
      </w:r>
      <w:r w:rsidRPr="00C50DD1">
        <w:rPr>
          <w:rFonts w:eastAsia="Times New Roman" w:cs="Times New Roman"/>
          <w:i/>
          <w:iCs/>
          <w:color w:val="24292E"/>
          <w:szCs w:val="24"/>
          <w:lang w:eastAsia="es-ES"/>
        </w:rPr>
        <w:t>ack-end</w:t>
      </w:r>
      <w:r w:rsidRPr="00C50DD1">
        <w:rPr>
          <w:rFonts w:eastAsia="Times New Roman" w:cs="Times New Roman"/>
          <w:color w:val="24292E"/>
          <w:szCs w:val="24"/>
          <w:lang w:eastAsia="es-ES"/>
        </w:rPr>
        <w:t> </w:t>
      </w:r>
      <w:r>
        <w:rPr>
          <w:rFonts w:eastAsia="Times New Roman" w:cs="Times New Roman"/>
          <w:color w:val="24292E"/>
          <w:szCs w:val="24"/>
          <w:lang w:eastAsia="es-ES"/>
        </w:rPr>
        <w:t xml:space="preserve">es un término </w:t>
      </w:r>
      <w:r w:rsidRPr="00C50DD1">
        <w:rPr>
          <w:rFonts w:eastAsia="Times New Roman" w:cs="Times New Roman"/>
          <w:color w:val="24292E"/>
          <w:szCs w:val="24"/>
          <w:lang w:eastAsia="es-ES"/>
        </w:rPr>
        <w:t xml:space="preserve">utilizado para caracterizar los servicios </w:t>
      </w:r>
      <w:r>
        <w:rPr>
          <w:rFonts w:eastAsia="Times New Roman" w:cs="Times New Roman"/>
          <w:color w:val="24292E"/>
          <w:szCs w:val="24"/>
          <w:lang w:eastAsia="es-ES"/>
        </w:rPr>
        <w:t>que expone el sistema</w:t>
      </w:r>
      <w:r w:rsidRPr="00C50DD1">
        <w:rPr>
          <w:rFonts w:eastAsia="Times New Roman" w:cs="Times New Roman"/>
          <w:color w:val="24292E"/>
          <w:szCs w:val="24"/>
          <w:lang w:eastAsia="es-ES"/>
        </w:rPr>
        <w:t xml:space="preserve"> al usuario inicial de estas interfaces y servicios. (El "usuario" puede se</w:t>
      </w:r>
      <w:r>
        <w:rPr>
          <w:rFonts w:eastAsia="Times New Roman" w:cs="Times New Roman"/>
          <w:color w:val="24292E"/>
          <w:szCs w:val="24"/>
          <w:lang w:eastAsia="es-ES"/>
        </w:rPr>
        <w:t>r un ser humano o un programa.)</w:t>
      </w:r>
    </w:p>
    <w:p w:rsidR="007F5D7B" w:rsidRPr="00C50DD1" w:rsidRDefault="007F5D7B" w:rsidP="00C50DD1">
      <w:pPr>
        <w:spacing w:after="206"/>
        <w:rPr>
          <w:rFonts w:eastAsia="Times New Roman" w:cs="Times New Roman"/>
          <w:color w:val="24292E"/>
          <w:szCs w:val="24"/>
          <w:lang w:eastAsia="es-ES"/>
        </w:rPr>
      </w:pPr>
      <w:r w:rsidRPr="00C50DD1">
        <w:rPr>
          <w:rFonts w:eastAsia="Times New Roman" w:cs="Times New Roman"/>
          <w:color w:val="24292E"/>
          <w:szCs w:val="24"/>
          <w:lang w:eastAsia="es-ES"/>
        </w:rPr>
        <w:t>Una aplicación </w:t>
      </w:r>
      <w:r w:rsidRPr="00C50DD1">
        <w:rPr>
          <w:rFonts w:eastAsia="Times New Roman" w:cs="Times New Roman"/>
          <w:i/>
          <w:iCs/>
          <w:color w:val="24292E"/>
          <w:szCs w:val="24"/>
          <w:lang w:eastAsia="es-ES"/>
        </w:rPr>
        <w:t>front-end</w:t>
      </w:r>
      <w:r w:rsidRPr="00C50DD1">
        <w:rPr>
          <w:rFonts w:eastAsia="Times New Roman" w:cs="Times New Roman"/>
          <w:color w:val="24292E"/>
          <w:szCs w:val="24"/>
          <w:lang w:eastAsia="es-ES"/>
        </w:rPr>
        <w:t> es aquella con la que los usuarios de la aplicación interactúan directamente.</w:t>
      </w:r>
    </w:p>
    <w:p w:rsidR="008D0CE9" w:rsidRPr="00855EA8" w:rsidRDefault="008D0CE9" w:rsidP="00A6065E">
      <w:pPr>
        <w:pStyle w:val="Ttulo4"/>
        <w:rPr>
          <w:lang w:val="en-US"/>
        </w:rPr>
      </w:pPr>
      <w:bookmarkStart w:id="118" w:name="_Toc510713191"/>
      <w:bookmarkStart w:id="119" w:name="_Toc510713376"/>
      <w:bookmarkStart w:id="120" w:name="_Toc513531497"/>
      <w:r w:rsidRPr="00855EA8">
        <w:rPr>
          <w:lang w:val="en-US"/>
        </w:rPr>
        <w:t>Front-end y back-end</w:t>
      </w:r>
      <w:bookmarkEnd w:id="118"/>
      <w:bookmarkEnd w:id="119"/>
      <w:bookmarkEnd w:id="120"/>
    </w:p>
    <w:p w:rsidR="008D0CE9" w:rsidRPr="00C50DD1" w:rsidRDefault="008D0CE9" w:rsidP="00C50DD1">
      <w:pPr>
        <w:spacing w:after="206"/>
        <w:rPr>
          <w:rFonts w:eastAsia="Times New Roman" w:cs="Times New Roman"/>
          <w:color w:val="24292E"/>
          <w:szCs w:val="24"/>
          <w:lang w:eastAsia="es-ES"/>
        </w:rPr>
      </w:pPr>
      <w:r w:rsidRPr="00C50DD1">
        <w:rPr>
          <w:rFonts w:eastAsia="Times New Roman" w:cs="Times New Roman"/>
          <w:color w:val="24292E"/>
          <w:szCs w:val="24"/>
          <w:lang w:eastAsia="es-ES"/>
        </w:rPr>
        <w:t>El </w:t>
      </w:r>
      <w:r w:rsidRPr="00C50DD1">
        <w:rPr>
          <w:rFonts w:eastAsia="Times New Roman" w:cs="Times New Roman"/>
          <w:i/>
          <w:iCs/>
          <w:color w:val="24292E"/>
          <w:szCs w:val="24"/>
          <w:lang w:eastAsia="es-ES"/>
        </w:rPr>
        <w:t>front-end</w:t>
      </w:r>
      <w:r w:rsidRPr="00C50DD1">
        <w:rPr>
          <w:rFonts w:eastAsia="Times New Roman" w:cs="Times New Roman"/>
          <w:color w:val="24292E"/>
          <w:szCs w:val="24"/>
          <w:lang w:eastAsia="es-ES"/>
        </w:rPr>
        <w:t> es todo lo relacionado con lo que el usuario ve, incluyendo el diseño y algunos lenguajes como HTML y CSS. Cuando discutimos el </w:t>
      </w:r>
      <w:r w:rsidRPr="00C50DD1">
        <w:rPr>
          <w:rFonts w:eastAsia="Times New Roman" w:cs="Times New Roman"/>
          <w:i/>
          <w:iCs/>
          <w:color w:val="24292E"/>
          <w:szCs w:val="24"/>
          <w:lang w:eastAsia="es-ES"/>
        </w:rPr>
        <w:t>front-end</w:t>
      </w:r>
      <w:r w:rsidRPr="00C50DD1">
        <w:rPr>
          <w:rFonts w:eastAsia="Times New Roman" w:cs="Times New Roman"/>
          <w:color w:val="24292E"/>
          <w:szCs w:val="24"/>
          <w:lang w:eastAsia="es-ES"/>
        </w:rPr>
        <w:t> de la web, lo que realmente estamos hablando es la parte de la web con la que puedes ver e interactuar. El </w:t>
      </w:r>
      <w:r w:rsidRPr="00C50DD1">
        <w:rPr>
          <w:rFonts w:eastAsia="Times New Roman" w:cs="Times New Roman"/>
          <w:i/>
          <w:iCs/>
          <w:color w:val="24292E"/>
          <w:szCs w:val="24"/>
          <w:lang w:eastAsia="es-ES"/>
        </w:rPr>
        <w:t>front-end</w:t>
      </w:r>
      <w:r w:rsidRPr="00C50DD1">
        <w:rPr>
          <w:rFonts w:eastAsia="Times New Roman" w:cs="Times New Roman"/>
          <w:color w:val="24292E"/>
          <w:szCs w:val="24"/>
          <w:lang w:eastAsia="es-ES"/>
        </w:rPr>
        <w:t> generalmente consta de dos partes: el diseño web y el desarrollo web front-end. En el pasado, cuando alguien hablaba de desarrollo por lo general se refiere al back</w:t>
      </w:r>
      <w:r w:rsidR="00A6065E">
        <w:rPr>
          <w:rFonts w:eastAsia="Times New Roman" w:cs="Times New Roman"/>
          <w:color w:val="24292E"/>
          <w:szCs w:val="24"/>
          <w:lang w:eastAsia="es-ES"/>
        </w:rPr>
        <w:t>-</w:t>
      </w:r>
      <w:r w:rsidRPr="00C50DD1">
        <w:rPr>
          <w:rFonts w:eastAsia="Times New Roman" w:cs="Times New Roman"/>
          <w:color w:val="24292E"/>
          <w:szCs w:val="24"/>
          <w:lang w:eastAsia="es-ES"/>
        </w:rPr>
        <w:t>end, pero en los últimos años ha habido una necesidad real de diferenciar entre los diseñadores que trabajaban estrictamente en Photoshop y los que podían codificar HTML y CSS. Fue aún más lejos cuando los diseñadores cruzaron las líneas para trabajar con JavaScript y jQuery.</w:t>
      </w:r>
    </w:p>
    <w:p w:rsidR="008D0CE9" w:rsidRPr="00C50DD1" w:rsidRDefault="008D0CE9" w:rsidP="00C50DD1">
      <w:pPr>
        <w:spacing w:after="206"/>
        <w:rPr>
          <w:rFonts w:eastAsia="Times New Roman" w:cs="Times New Roman"/>
          <w:color w:val="24292E"/>
          <w:szCs w:val="24"/>
          <w:lang w:eastAsia="es-ES"/>
        </w:rPr>
      </w:pPr>
      <w:r w:rsidRPr="00C50DD1">
        <w:rPr>
          <w:rFonts w:eastAsia="Times New Roman" w:cs="Times New Roman"/>
          <w:color w:val="24292E"/>
          <w:szCs w:val="24"/>
          <w:lang w:eastAsia="es-ES"/>
        </w:rPr>
        <w:t>El </w:t>
      </w:r>
      <w:r w:rsidRPr="00C50DD1">
        <w:rPr>
          <w:rFonts w:eastAsia="Times New Roman" w:cs="Times New Roman"/>
          <w:i/>
          <w:iCs/>
          <w:color w:val="24292E"/>
          <w:szCs w:val="24"/>
          <w:lang w:eastAsia="es-ES"/>
        </w:rPr>
        <w:t>back-end</w:t>
      </w:r>
      <w:r w:rsidRPr="00C50DD1">
        <w:rPr>
          <w:rFonts w:eastAsia="Times New Roman" w:cs="Times New Roman"/>
          <w:color w:val="24292E"/>
          <w:szCs w:val="24"/>
          <w:lang w:eastAsia="es-ES"/>
        </w:rPr>
        <w:t>, o el "lado del servidor", es básicamente cómo funciona el sitio, las actualizaciones. Esto se refiere a todo lo que el usuario no puede ver en el navegador, como bases de datos y servidores. En el lado de back-end los desarrolladores se preocupan más por cuestiones como la seguridad, la estructura y la gestión de contenidos.</w:t>
      </w:r>
    </w:p>
    <w:p w:rsidR="008D0CE9" w:rsidRPr="00C50DD1" w:rsidRDefault="008D0CE9" w:rsidP="00C50DD1">
      <w:pPr>
        <w:spacing w:after="206"/>
        <w:rPr>
          <w:rFonts w:eastAsia="Times New Roman" w:cs="Times New Roman"/>
          <w:color w:val="24292E"/>
          <w:szCs w:val="24"/>
          <w:lang w:eastAsia="es-ES"/>
        </w:rPr>
      </w:pPr>
      <w:r w:rsidRPr="00C50DD1">
        <w:rPr>
          <w:rFonts w:eastAsia="Times New Roman" w:cs="Times New Roman"/>
          <w:color w:val="24292E"/>
          <w:szCs w:val="24"/>
          <w:lang w:eastAsia="es-ES"/>
        </w:rPr>
        <w:t>Una aplicación o programa </w:t>
      </w:r>
      <w:r w:rsidRPr="00C50DD1">
        <w:rPr>
          <w:rFonts w:eastAsia="Times New Roman" w:cs="Times New Roman"/>
          <w:i/>
          <w:iCs/>
          <w:color w:val="24292E"/>
          <w:szCs w:val="24"/>
          <w:lang w:eastAsia="es-ES"/>
        </w:rPr>
        <w:t>back-end</w:t>
      </w:r>
      <w:r w:rsidRPr="00C50DD1">
        <w:rPr>
          <w:rFonts w:eastAsia="Times New Roman" w:cs="Times New Roman"/>
          <w:color w:val="24292E"/>
          <w:szCs w:val="24"/>
          <w:lang w:eastAsia="es-ES"/>
        </w:rPr>
        <w:t> sirve indirectamente en apoyo de los servicios front-end, normalmente por estar más cerca del recurso requerido o tener la capacidad de comunicarse con el recurso requerido. La aplicación de del lado del servidor puede interactuar directamente con el </w:t>
      </w:r>
      <w:r w:rsidRPr="00C50DD1">
        <w:rPr>
          <w:rFonts w:eastAsia="Times New Roman" w:cs="Times New Roman"/>
          <w:i/>
          <w:iCs/>
          <w:color w:val="24292E"/>
          <w:szCs w:val="24"/>
          <w:lang w:eastAsia="es-ES"/>
        </w:rPr>
        <w:t>front-end</w:t>
      </w:r>
      <w:r w:rsidRPr="00C50DD1">
        <w:rPr>
          <w:rFonts w:eastAsia="Times New Roman" w:cs="Times New Roman"/>
          <w:color w:val="24292E"/>
          <w:szCs w:val="24"/>
          <w:lang w:eastAsia="es-ES"/>
        </w:rPr>
        <w:t>.</w:t>
      </w:r>
    </w:p>
    <w:p w:rsidR="008D0CE9" w:rsidRPr="00C50DD1" w:rsidRDefault="008D0CE9" w:rsidP="00C50DD1">
      <w:pPr>
        <w:spacing w:after="206"/>
        <w:rPr>
          <w:rFonts w:eastAsia="Times New Roman" w:cs="Times New Roman"/>
          <w:color w:val="24292E"/>
          <w:szCs w:val="24"/>
          <w:lang w:eastAsia="es-ES"/>
        </w:rPr>
      </w:pPr>
      <w:r w:rsidRPr="00C50DD1">
        <w:rPr>
          <w:rFonts w:eastAsia="Times New Roman" w:cs="Times New Roman"/>
          <w:color w:val="24292E"/>
          <w:szCs w:val="24"/>
          <w:lang w:eastAsia="es-ES"/>
        </w:rPr>
        <w:t>El </w:t>
      </w:r>
      <w:r w:rsidRPr="00C50DD1">
        <w:rPr>
          <w:rFonts w:eastAsia="Times New Roman" w:cs="Times New Roman"/>
          <w:i/>
          <w:iCs/>
          <w:color w:val="24292E"/>
          <w:szCs w:val="24"/>
          <w:lang w:eastAsia="es-ES"/>
        </w:rPr>
        <w:t>back-end</w:t>
      </w:r>
      <w:r w:rsidRPr="00C50DD1">
        <w:rPr>
          <w:rFonts w:eastAsia="Times New Roman" w:cs="Times New Roman"/>
          <w:color w:val="24292E"/>
          <w:szCs w:val="24"/>
          <w:lang w:eastAsia="es-ES"/>
        </w:rPr>
        <w:t xml:space="preserve"> normalmente consta de tres partes: un servidor, una aplicación y una base de datos. Si reserva un vuelo o compra entradas de conciertos, normalmente abre un sitio web </w:t>
      </w:r>
      <w:r w:rsidRPr="00C50DD1">
        <w:rPr>
          <w:rFonts w:eastAsia="Times New Roman" w:cs="Times New Roman"/>
          <w:color w:val="24292E"/>
          <w:szCs w:val="24"/>
          <w:lang w:eastAsia="es-ES"/>
        </w:rPr>
        <w:lastRenderedPageBreak/>
        <w:t>e interactúa con el </w:t>
      </w:r>
      <w:r w:rsidRPr="00C50DD1">
        <w:rPr>
          <w:rFonts w:eastAsia="Times New Roman" w:cs="Times New Roman"/>
          <w:i/>
          <w:iCs/>
          <w:color w:val="24292E"/>
          <w:szCs w:val="24"/>
          <w:lang w:eastAsia="es-ES"/>
        </w:rPr>
        <w:t>front-end</w:t>
      </w:r>
      <w:r w:rsidRPr="00C50DD1">
        <w:rPr>
          <w:rFonts w:eastAsia="Times New Roman" w:cs="Times New Roman"/>
          <w:color w:val="24292E"/>
          <w:szCs w:val="24"/>
          <w:lang w:eastAsia="es-ES"/>
        </w:rPr>
        <w:t>. Una vez que haya ingresado esa información, la aplicación la almacena en una base de datos que se creó en un servidor.</w:t>
      </w:r>
    </w:p>
    <w:p w:rsidR="008D0CE9" w:rsidRPr="00C50DD1" w:rsidRDefault="008D0CE9" w:rsidP="00C50DD1">
      <w:pPr>
        <w:spacing w:after="206"/>
        <w:rPr>
          <w:rFonts w:eastAsia="Times New Roman" w:cs="Times New Roman"/>
          <w:color w:val="24292E"/>
          <w:szCs w:val="24"/>
          <w:lang w:eastAsia="es-ES"/>
        </w:rPr>
      </w:pPr>
      <w:r w:rsidRPr="00C50DD1">
        <w:rPr>
          <w:rFonts w:eastAsia="Times New Roman" w:cs="Times New Roman"/>
          <w:color w:val="24292E"/>
          <w:szCs w:val="24"/>
          <w:lang w:eastAsia="es-ES"/>
        </w:rPr>
        <w:t>Toda esa información permanece en el servidor, así que cuando vuelva a iniciar sesión en la aplicación para imprimir sus tickets, toda la información aún está en su cuenta.</w:t>
      </w:r>
    </w:p>
    <w:p w:rsidR="008D0CE9" w:rsidRPr="00C50DD1" w:rsidRDefault="008D0CE9" w:rsidP="00855EA8">
      <w:pPr>
        <w:pStyle w:val="Ttulo4"/>
      </w:pPr>
      <w:bookmarkStart w:id="121" w:name="_Toc510713192"/>
      <w:bookmarkStart w:id="122" w:name="_Toc510713377"/>
      <w:bookmarkStart w:id="123" w:name="_Toc513531498"/>
      <w:r w:rsidRPr="00C50DD1">
        <w:t>Aplicación de una sola página (SPA)</w:t>
      </w:r>
      <w:bookmarkEnd w:id="121"/>
      <w:bookmarkEnd w:id="122"/>
      <w:bookmarkEnd w:id="123"/>
    </w:p>
    <w:p w:rsidR="008D0CE9" w:rsidRPr="00C50DD1" w:rsidRDefault="008D0CE9" w:rsidP="00C50DD1">
      <w:pPr>
        <w:spacing w:after="206"/>
        <w:rPr>
          <w:rFonts w:eastAsia="Times New Roman" w:cs="Times New Roman"/>
          <w:color w:val="24292E"/>
          <w:szCs w:val="24"/>
          <w:lang w:eastAsia="es-ES"/>
        </w:rPr>
      </w:pPr>
      <w:r w:rsidRPr="00C50DD1">
        <w:rPr>
          <w:rFonts w:eastAsia="Times New Roman" w:cs="Times New Roman"/>
          <w:color w:val="24292E"/>
          <w:szCs w:val="24"/>
          <w:lang w:eastAsia="es-ES"/>
        </w:rPr>
        <w:t>La aplicación de una sola página son aplicaciones Web que cargan una sola página HTML y actualizan dinámicamente esa página a medida que el usuario interactúa con la aplicación. Las SPA utilizan AJAX y HTML5 para crear aplicaciones Web fluidas y sensibles, sin recargas constantes de la página. Sin embargo, esto significa que gran parte del trabajo ocurre en el lado del cliente, Afortunadamente, hay muchos frameworks en JavaScript de código libre que facilitan la creación de SPAs. Entre los más conocidos están Angular, Angular 2</w:t>
      </w:r>
      <w:r w:rsidR="00A6065E">
        <w:rPr>
          <w:rFonts w:eastAsia="Times New Roman" w:cs="Times New Roman"/>
          <w:color w:val="24292E"/>
          <w:szCs w:val="24"/>
          <w:lang w:eastAsia="es-ES"/>
        </w:rPr>
        <w:t>, React</w:t>
      </w:r>
      <w:r w:rsidRPr="00C50DD1">
        <w:rPr>
          <w:rFonts w:eastAsia="Times New Roman" w:cs="Times New Roman"/>
          <w:color w:val="24292E"/>
          <w:szCs w:val="24"/>
          <w:lang w:eastAsia="es-ES"/>
        </w:rPr>
        <w:t xml:space="preserve"> y Ember.</w:t>
      </w:r>
    </w:p>
    <w:p w:rsidR="008D0CE9" w:rsidRPr="00494AAB" w:rsidRDefault="008D0CE9" w:rsidP="00855EA8">
      <w:pPr>
        <w:pStyle w:val="Ttulo4"/>
        <w:rPr>
          <w:lang w:val="en-US"/>
        </w:rPr>
      </w:pPr>
      <w:bookmarkStart w:id="124" w:name="_Toc510713193"/>
      <w:bookmarkStart w:id="125" w:name="_Toc510713378"/>
      <w:bookmarkStart w:id="126" w:name="_Toc513531499"/>
      <w:r w:rsidRPr="00494AAB">
        <w:rPr>
          <w:lang w:val="en-US"/>
        </w:rPr>
        <w:t>Back-end para Front-end (BFF)</w:t>
      </w:r>
      <w:bookmarkEnd w:id="124"/>
      <w:bookmarkEnd w:id="125"/>
      <w:bookmarkEnd w:id="126"/>
    </w:p>
    <w:p w:rsidR="00A6065E" w:rsidRDefault="00A6065E" w:rsidP="00A6065E">
      <w:pPr>
        <w:spacing w:after="206"/>
        <w:rPr>
          <w:rFonts w:eastAsia="Times New Roman" w:cs="Times New Roman"/>
          <w:color w:val="24292E"/>
          <w:szCs w:val="24"/>
          <w:lang w:eastAsia="es-ES"/>
        </w:rPr>
      </w:pPr>
      <w:r>
        <w:rPr>
          <w:rFonts w:eastAsia="Times New Roman" w:cs="Times New Roman"/>
          <w:color w:val="24292E"/>
          <w:szCs w:val="24"/>
          <w:lang w:eastAsia="es-ES"/>
        </w:rPr>
        <w:t xml:space="preserve">Con la llegada </w:t>
      </w:r>
      <w:r w:rsidRPr="00A6065E">
        <w:rPr>
          <w:rFonts w:eastAsia="Times New Roman" w:cs="Times New Roman"/>
          <w:color w:val="24292E"/>
          <w:szCs w:val="24"/>
          <w:lang w:eastAsia="es-ES"/>
        </w:rPr>
        <w:t xml:space="preserve">y el éxito de la web, la forma de facto de entregar interfaces de usuario ha pasado de aplicaciones </w:t>
      </w:r>
      <w:r w:rsidR="00A51A1A">
        <w:rPr>
          <w:rFonts w:eastAsia="Times New Roman" w:cs="Times New Roman"/>
          <w:color w:val="24292E"/>
          <w:szCs w:val="24"/>
          <w:lang w:eastAsia="es-ES"/>
        </w:rPr>
        <w:t xml:space="preserve">de escritorio </w:t>
      </w:r>
      <w:r w:rsidRPr="00A6065E">
        <w:rPr>
          <w:rFonts w:eastAsia="Times New Roman" w:cs="Times New Roman"/>
          <w:color w:val="24292E"/>
          <w:szCs w:val="24"/>
          <w:lang w:eastAsia="es-ES"/>
        </w:rPr>
        <w:t>a interfaces entregadas a través de la web, una tendencia que también ha permitido el crecimiento de soluciones basadas en SAAS en general. Los beneficios de entregar una interfaz de usuario a través de la web fueron enormes, principalmente porque el costo de liberar nuevas funcionalidades se redujo significativamente ya que el costo de las instalaciones del lado del cliente se eliminó (en la mayoría de los casos) por completo.</w:t>
      </w:r>
    </w:p>
    <w:p w:rsidR="008D0CE9" w:rsidRDefault="008D0CE9" w:rsidP="00C50DD1">
      <w:pPr>
        <w:spacing w:after="206"/>
        <w:rPr>
          <w:rFonts w:eastAsia="Times New Roman" w:cs="Times New Roman"/>
          <w:color w:val="24292E"/>
          <w:szCs w:val="24"/>
          <w:lang w:eastAsia="es-ES"/>
        </w:rPr>
      </w:pPr>
      <w:r w:rsidRPr="00C50DD1">
        <w:rPr>
          <w:rFonts w:eastAsia="Times New Roman" w:cs="Times New Roman"/>
          <w:color w:val="24292E"/>
          <w:szCs w:val="24"/>
          <w:lang w:eastAsia="es-ES"/>
        </w:rPr>
        <w:t>Los servicios soportan muchas variaciones en los clientes, como el móvil frente a la web y diferentes formas de interfaz web. Es tentador diseñar una única API de </w:t>
      </w:r>
      <w:r w:rsidRPr="00C50DD1">
        <w:rPr>
          <w:rFonts w:eastAsia="Times New Roman" w:cs="Times New Roman"/>
          <w:i/>
          <w:iCs/>
          <w:color w:val="24292E"/>
          <w:szCs w:val="24"/>
          <w:lang w:eastAsia="es-ES"/>
        </w:rPr>
        <w:t>back-end</w:t>
      </w:r>
      <w:r w:rsidRPr="00C50DD1">
        <w:rPr>
          <w:rFonts w:eastAsia="Times New Roman" w:cs="Times New Roman"/>
          <w:color w:val="24292E"/>
          <w:szCs w:val="24"/>
          <w:lang w:eastAsia="es-ES"/>
        </w:rPr>
        <w:t> para apoyar a todos los clientes con una API reutilizable. Pero las necesidades del cliente varían, al igual que las restricciones, de un montón de datos sobre las conexiones web rá</w:t>
      </w:r>
      <w:r w:rsidR="00A51A1A">
        <w:rPr>
          <w:rFonts w:eastAsia="Times New Roman" w:cs="Times New Roman"/>
          <w:color w:val="24292E"/>
          <w:szCs w:val="24"/>
          <w:lang w:eastAsia="es-ES"/>
        </w:rPr>
        <w:t>pidas. Por lo tanto, a menudo sera</w:t>
      </w:r>
      <w:r w:rsidRPr="00C50DD1">
        <w:rPr>
          <w:rFonts w:eastAsia="Times New Roman" w:cs="Times New Roman"/>
          <w:color w:val="24292E"/>
          <w:szCs w:val="24"/>
          <w:lang w:eastAsia="es-ES"/>
        </w:rPr>
        <w:t xml:space="preserve"> mejor definir diferentes servicios de back-end para cada tipo de cliente front-end. Estos extremos posteriores deben ser desarrollados por equipos alineados </w:t>
      </w:r>
      <w:r w:rsidRPr="00C50DD1">
        <w:rPr>
          <w:rFonts w:eastAsia="Times New Roman" w:cs="Times New Roman"/>
          <w:color w:val="24292E"/>
          <w:szCs w:val="24"/>
          <w:lang w:eastAsia="es-ES"/>
        </w:rPr>
        <w:lastRenderedPageBreak/>
        <w:t>con cada extremo frontal para asegurarse de que cada extremo posterior cumple adecuadamente las necesidades de su cliente.</w:t>
      </w:r>
    </w:p>
    <w:p w:rsidR="007F5D7B" w:rsidRPr="00C50DD1" w:rsidRDefault="00A51A1A" w:rsidP="007F5D7B">
      <w:pPr>
        <w:pStyle w:val="Ttulo4"/>
      </w:pPr>
      <w:bookmarkStart w:id="127" w:name="_Toc513531500"/>
      <w:r>
        <w:t>Historia</w:t>
      </w:r>
      <w:bookmarkEnd w:id="127"/>
    </w:p>
    <w:p w:rsidR="008D0CE9" w:rsidRPr="00C50DD1" w:rsidRDefault="008D0CE9" w:rsidP="007F5D7B">
      <w:pPr>
        <w:pStyle w:val="Ttulo5"/>
      </w:pPr>
      <w:bookmarkStart w:id="128" w:name="_Toc510713194"/>
      <w:bookmarkStart w:id="129" w:name="_Toc510713379"/>
      <w:r w:rsidRPr="00C50DD1">
        <w:t>Arquitectura orientada a Servicios (SOA)</w:t>
      </w:r>
      <w:bookmarkEnd w:id="128"/>
      <w:bookmarkEnd w:id="129"/>
    </w:p>
    <w:p w:rsidR="008D0CE9" w:rsidRPr="00C50DD1" w:rsidRDefault="008D0CE9" w:rsidP="00C50DD1">
      <w:pPr>
        <w:spacing w:after="206"/>
        <w:rPr>
          <w:rFonts w:eastAsia="Times New Roman" w:cs="Times New Roman"/>
          <w:color w:val="24292E"/>
          <w:szCs w:val="24"/>
          <w:lang w:eastAsia="es-ES"/>
        </w:rPr>
      </w:pPr>
      <w:r w:rsidRPr="00C50DD1">
        <w:rPr>
          <w:rFonts w:eastAsia="Times New Roman" w:cs="Times New Roman"/>
          <w:color w:val="24292E"/>
          <w:szCs w:val="24"/>
          <w:lang w:eastAsia="es-ES"/>
        </w:rPr>
        <w:t>La arquitectura orientada a servicios es un enfoque utilizado para crear una arquitectura basada en el uso de servicios. Los servicios realizan alguna función pequeña, como la producción de datos, la validación de un cliente o la prestación de servicios analíticos simples.</w:t>
      </w:r>
    </w:p>
    <w:p w:rsidR="008D0CE9" w:rsidRPr="00C50DD1" w:rsidRDefault="008D0CE9" w:rsidP="00C50DD1">
      <w:pPr>
        <w:spacing w:after="206"/>
        <w:rPr>
          <w:rFonts w:eastAsia="Times New Roman" w:cs="Times New Roman"/>
          <w:color w:val="24292E"/>
          <w:szCs w:val="24"/>
          <w:lang w:eastAsia="es-ES"/>
        </w:rPr>
      </w:pPr>
      <w:r w:rsidRPr="00C50DD1">
        <w:rPr>
          <w:rFonts w:eastAsia="Times New Roman" w:cs="Times New Roman"/>
          <w:color w:val="24292E"/>
          <w:szCs w:val="24"/>
          <w:lang w:eastAsia="es-ES"/>
        </w:rPr>
        <w:t>Además de construir y exponer servicios, SOA tiene la capacidad de aprovechar estos servicios una y otra vez dentro de las aplicaciones (conocidas como aplicaciones compuestas). SOA abordando la mayoría de los principales sistemas como servicios, y la abstracción de los servicios en un único dominio donde se forman en soluciones.</w:t>
      </w:r>
    </w:p>
    <w:p w:rsidR="008D0CE9" w:rsidRPr="00C50DD1" w:rsidRDefault="008D0CE9" w:rsidP="00C50DD1">
      <w:pPr>
        <w:spacing w:after="206"/>
        <w:rPr>
          <w:rFonts w:eastAsia="Times New Roman" w:cs="Times New Roman"/>
          <w:color w:val="24292E"/>
          <w:szCs w:val="24"/>
          <w:lang w:eastAsia="es-ES"/>
        </w:rPr>
      </w:pPr>
      <w:r w:rsidRPr="00C50DD1">
        <w:rPr>
          <w:rFonts w:eastAsia="Times New Roman" w:cs="Times New Roman"/>
          <w:color w:val="24292E"/>
          <w:szCs w:val="24"/>
          <w:lang w:eastAsia="es-ES"/>
        </w:rPr>
        <w:t>Las arquitecturas orientadas al servicio no son algo nuevo. La primera arquitectura orientada a servicios para muchas personas en el pasado fue con el uso de DCOM u ORB (Object Request Brokers) basado en la especificación CORBA.</w:t>
      </w:r>
    </w:p>
    <w:p w:rsidR="008D0CE9" w:rsidRPr="00C50DD1" w:rsidRDefault="008D0CE9" w:rsidP="007F5D7B">
      <w:pPr>
        <w:pStyle w:val="Ttulo5"/>
      </w:pPr>
      <w:bookmarkStart w:id="130" w:name="_Toc510713195"/>
      <w:bookmarkStart w:id="131" w:name="_Toc510713380"/>
      <w:r w:rsidRPr="00C50DD1">
        <w:t>Arquitectura multi/N capas (MLA)</w:t>
      </w:r>
      <w:bookmarkEnd w:id="130"/>
      <w:bookmarkEnd w:id="131"/>
    </w:p>
    <w:p w:rsidR="008D0CE9" w:rsidRPr="00C50DD1" w:rsidRDefault="008D0CE9" w:rsidP="00C50DD1">
      <w:pPr>
        <w:spacing w:after="206"/>
        <w:rPr>
          <w:rFonts w:eastAsia="Times New Roman" w:cs="Times New Roman"/>
          <w:color w:val="24292E"/>
          <w:szCs w:val="24"/>
          <w:lang w:eastAsia="es-ES"/>
        </w:rPr>
      </w:pPr>
      <w:r w:rsidRPr="00C50DD1">
        <w:rPr>
          <w:rFonts w:eastAsia="Times New Roman" w:cs="Times New Roman"/>
          <w:color w:val="24292E"/>
          <w:szCs w:val="24"/>
          <w:lang w:eastAsia="es-ES"/>
        </w:rPr>
        <w:t>La arquitectura de una aplicación N-capas se caracteriza por la descomposición funcional de las aplicaciones, los componentes de servicio y su implementación distribuida, proporcionando escalabilidad, disponibilidad, capacidad de administración y utilización de recursos mejoradas. Cada nivel es completamente independiente de todos los demás niveles, excepto los inmediatamente superiores e inferiores. La comunicación entre niveles es típicamente asíncrona para soportar mejor escalabilidad. Las arquitecturas de nivel N generalmente tienen al menos tres partes lógicas separadas, cada una ubicada en un servidor físico separado. Cada parte es responsable de la funcionalidad específica. Cuando se utiliza un enfoque de diseño en capas, se despliega una capa en un nivel si más de un servicio o aplicación depende de la funcionalidad expuesta por la capa.</w:t>
      </w:r>
    </w:p>
    <w:p w:rsidR="008D0CE9" w:rsidRPr="00C50DD1" w:rsidRDefault="008D0CE9" w:rsidP="00C50DD1">
      <w:pPr>
        <w:spacing w:after="206"/>
        <w:rPr>
          <w:rFonts w:eastAsia="Times New Roman" w:cs="Times New Roman"/>
          <w:color w:val="24292E"/>
          <w:szCs w:val="24"/>
          <w:lang w:eastAsia="es-ES"/>
        </w:rPr>
      </w:pPr>
      <w:r w:rsidRPr="00C50DD1">
        <w:rPr>
          <w:rFonts w:eastAsia="Times New Roman" w:cs="Times New Roman"/>
          <w:color w:val="24292E"/>
          <w:szCs w:val="24"/>
          <w:lang w:eastAsia="es-ES"/>
        </w:rPr>
        <w:t>Los principales beneficios de la arquitectura en N-capas/3-capas son:</w:t>
      </w:r>
    </w:p>
    <w:p w:rsidR="008D0CE9" w:rsidRPr="00C50DD1" w:rsidRDefault="008D0CE9" w:rsidP="00C50DD1">
      <w:pPr>
        <w:spacing w:after="206"/>
        <w:rPr>
          <w:rFonts w:eastAsia="Times New Roman" w:cs="Times New Roman"/>
          <w:color w:val="24292E"/>
          <w:szCs w:val="24"/>
          <w:lang w:eastAsia="es-ES"/>
        </w:rPr>
      </w:pPr>
      <w:r w:rsidRPr="00C50DD1">
        <w:rPr>
          <w:rFonts w:eastAsia="Times New Roman" w:cs="Times New Roman"/>
          <w:b/>
          <w:i/>
          <w:iCs/>
          <w:color w:val="24292E"/>
          <w:szCs w:val="24"/>
          <w:lang w:eastAsia="es-ES"/>
        </w:rPr>
        <w:lastRenderedPageBreak/>
        <w:t>Mantenibilidad</w:t>
      </w:r>
      <w:r w:rsidRPr="00C50DD1">
        <w:rPr>
          <w:rFonts w:eastAsia="Times New Roman" w:cs="Times New Roman"/>
          <w:i/>
          <w:iCs/>
          <w:color w:val="24292E"/>
          <w:szCs w:val="24"/>
          <w:lang w:eastAsia="es-ES"/>
        </w:rPr>
        <w:t>.</w:t>
      </w:r>
      <w:r w:rsidRPr="00C50DD1">
        <w:rPr>
          <w:rFonts w:eastAsia="Times New Roman" w:cs="Times New Roman"/>
          <w:color w:val="24292E"/>
          <w:szCs w:val="24"/>
          <w:lang w:eastAsia="es-ES"/>
        </w:rPr>
        <w:t> Debido a que cada nivel es independiente de los otros niveles, las actualizaciones o cambios se pueden llevar a cabo sin afectar la aplicación en su conjunto.</w:t>
      </w:r>
    </w:p>
    <w:p w:rsidR="008D0CE9" w:rsidRPr="00C50DD1" w:rsidRDefault="008D0CE9" w:rsidP="00C50DD1">
      <w:pPr>
        <w:spacing w:after="206"/>
        <w:rPr>
          <w:rFonts w:eastAsia="Times New Roman" w:cs="Times New Roman"/>
          <w:color w:val="24292E"/>
          <w:szCs w:val="24"/>
          <w:lang w:eastAsia="es-ES"/>
        </w:rPr>
      </w:pPr>
      <w:r w:rsidRPr="00C50DD1">
        <w:rPr>
          <w:rFonts w:eastAsia="Times New Roman" w:cs="Times New Roman"/>
          <w:b/>
          <w:i/>
          <w:iCs/>
          <w:color w:val="24292E"/>
          <w:szCs w:val="24"/>
          <w:lang w:eastAsia="es-ES"/>
        </w:rPr>
        <w:t>Escalabilidad</w:t>
      </w:r>
      <w:r w:rsidRPr="00C50DD1">
        <w:rPr>
          <w:rFonts w:eastAsia="Times New Roman" w:cs="Times New Roman"/>
          <w:i/>
          <w:iCs/>
          <w:color w:val="24292E"/>
          <w:szCs w:val="24"/>
          <w:lang w:eastAsia="es-ES"/>
        </w:rPr>
        <w:t>.</w:t>
      </w:r>
      <w:r w:rsidRPr="00C50DD1">
        <w:rPr>
          <w:rFonts w:eastAsia="Times New Roman" w:cs="Times New Roman"/>
          <w:color w:val="24292E"/>
          <w:szCs w:val="24"/>
          <w:lang w:eastAsia="es-ES"/>
        </w:rPr>
        <w:t> Dado que los niveles se basan en el despliegue de capas, la ampliación de una aplicación es razonablemente sencilla.</w:t>
      </w:r>
    </w:p>
    <w:p w:rsidR="008D0CE9" w:rsidRPr="00C50DD1" w:rsidRDefault="008D0CE9" w:rsidP="00C50DD1">
      <w:pPr>
        <w:spacing w:after="206"/>
        <w:rPr>
          <w:rFonts w:eastAsia="Times New Roman" w:cs="Times New Roman"/>
          <w:color w:val="24292E"/>
          <w:szCs w:val="24"/>
          <w:lang w:eastAsia="es-ES"/>
        </w:rPr>
      </w:pPr>
      <w:r w:rsidRPr="00C50DD1">
        <w:rPr>
          <w:rFonts w:eastAsia="Times New Roman" w:cs="Times New Roman"/>
          <w:b/>
          <w:i/>
          <w:iCs/>
          <w:color w:val="24292E"/>
          <w:szCs w:val="24"/>
          <w:lang w:eastAsia="es-ES"/>
        </w:rPr>
        <w:t>Flexibilidad</w:t>
      </w:r>
      <w:r w:rsidRPr="00C50DD1">
        <w:rPr>
          <w:rFonts w:eastAsia="Times New Roman" w:cs="Times New Roman"/>
          <w:i/>
          <w:iCs/>
          <w:color w:val="24292E"/>
          <w:szCs w:val="24"/>
          <w:lang w:eastAsia="es-ES"/>
        </w:rPr>
        <w:t>.</w:t>
      </w:r>
      <w:r w:rsidRPr="00C50DD1">
        <w:rPr>
          <w:rFonts w:eastAsia="Times New Roman" w:cs="Times New Roman"/>
          <w:color w:val="24292E"/>
          <w:szCs w:val="24"/>
          <w:lang w:eastAsia="es-ES"/>
        </w:rPr>
        <w:t> Debido a que cada nivel puede ser administrado o escalado de forma independiente, la flexibilidad se incrementa.</w:t>
      </w:r>
    </w:p>
    <w:p w:rsidR="008D0CE9" w:rsidRPr="00C50DD1" w:rsidRDefault="008D0CE9" w:rsidP="00C50DD1">
      <w:pPr>
        <w:spacing w:after="206"/>
        <w:rPr>
          <w:rFonts w:eastAsia="Times New Roman" w:cs="Times New Roman"/>
          <w:color w:val="24292E"/>
          <w:szCs w:val="24"/>
          <w:lang w:eastAsia="es-ES"/>
        </w:rPr>
      </w:pPr>
      <w:r w:rsidRPr="00C50DD1">
        <w:rPr>
          <w:rFonts w:eastAsia="Times New Roman" w:cs="Times New Roman"/>
          <w:b/>
          <w:i/>
          <w:iCs/>
          <w:color w:val="24292E"/>
          <w:szCs w:val="24"/>
          <w:lang w:eastAsia="es-ES"/>
        </w:rPr>
        <w:t>Disponibilidad</w:t>
      </w:r>
      <w:r w:rsidRPr="00C50DD1">
        <w:rPr>
          <w:rFonts w:eastAsia="Times New Roman" w:cs="Times New Roman"/>
          <w:i/>
          <w:iCs/>
          <w:color w:val="24292E"/>
          <w:szCs w:val="24"/>
          <w:lang w:eastAsia="es-ES"/>
        </w:rPr>
        <w:t>.</w:t>
      </w:r>
      <w:r w:rsidRPr="00C50DD1">
        <w:rPr>
          <w:rFonts w:eastAsia="Times New Roman" w:cs="Times New Roman"/>
          <w:color w:val="24292E"/>
          <w:szCs w:val="24"/>
          <w:lang w:eastAsia="es-ES"/>
        </w:rPr>
        <w:t> Las aplicaciones pueden aprovechar la arquitectura modular de sistemas habilitadores que utilizan componentes fácilmente escalables, lo que aumenta la disponibilidad.</w:t>
      </w:r>
    </w:p>
    <w:p w:rsidR="008D0CE9" w:rsidRPr="00C50DD1" w:rsidRDefault="008D0CE9" w:rsidP="00C50DD1">
      <w:pPr>
        <w:spacing w:after="206"/>
        <w:rPr>
          <w:rFonts w:eastAsia="Times New Roman" w:cs="Times New Roman"/>
          <w:color w:val="24292E"/>
          <w:szCs w:val="24"/>
          <w:lang w:eastAsia="es-ES"/>
        </w:rPr>
      </w:pPr>
      <w:r w:rsidRPr="00C50DD1">
        <w:rPr>
          <w:rFonts w:eastAsia="Times New Roman" w:cs="Times New Roman"/>
          <w:color w:val="24292E"/>
          <w:szCs w:val="24"/>
          <w:lang w:eastAsia="es-ES"/>
        </w:rPr>
        <w:t>Como un ejemplo, la capa de presentación no debe almacenar datos confidenciales, mientras que esto puede almacenarse en las capas de datos y de negocio. Considere la posibilidad de utilizar sólo tres niveles si está desarrollando una aplicación de intranet donde todos los servidores están ubicados dentro de la red privada; O una aplicación de Internet en la que los requisitos de seguridad no restringen el despliegue de la lógica de negocios en el servidor Web o en la Web que se enfrenta al público. Considere la posibilidad de utilizar más de tres capas si los requisitos de seguridad dictaminan que la lógica empresarial no se puede implementar en la red perimetral o que la aplicación utiliza mucho los recursos y desea descargarla a otro servidor.</w:t>
      </w:r>
    </w:p>
    <w:p w:rsidR="008D0CE9" w:rsidRPr="00C50DD1" w:rsidRDefault="008D0CE9" w:rsidP="00855EA8">
      <w:pPr>
        <w:pStyle w:val="Ttulo4"/>
      </w:pPr>
      <w:bookmarkStart w:id="132" w:name="_Toc510713196"/>
      <w:bookmarkStart w:id="133" w:name="_Toc510713381"/>
      <w:bookmarkStart w:id="134" w:name="_Toc513531501"/>
      <w:r w:rsidRPr="00C50DD1">
        <w:t>Arquitectura de Micro-servicios (MSA)</w:t>
      </w:r>
      <w:bookmarkEnd w:id="132"/>
      <w:bookmarkEnd w:id="133"/>
      <w:bookmarkEnd w:id="134"/>
    </w:p>
    <w:p w:rsidR="008D0CE9" w:rsidRPr="00C50DD1" w:rsidRDefault="008D0CE9" w:rsidP="00C50DD1">
      <w:pPr>
        <w:spacing w:after="206"/>
        <w:rPr>
          <w:rFonts w:eastAsia="Times New Roman" w:cs="Times New Roman"/>
          <w:color w:val="24292E"/>
          <w:szCs w:val="24"/>
          <w:lang w:eastAsia="es-ES"/>
        </w:rPr>
      </w:pPr>
      <w:r w:rsidRPr="00C50DD1">
        <w:rPr>
          <w:rFonts w:eastAsia="Times New Roman" w:cs="Times New Roman"/>
          <w:color w:val="24292E"/>
          <w:szCs w:val="24"/>
          <w:lang w:eastAsia="es-ES"/>
        </w:rPr>
        <w:t>La arquitectura de micro-servicio, es un método de desarrollo de software que ha crecido en popularidad en los últimos años. Para muchos desarrolladores se ha convertido en la forma preferida de crear aplicaciones empresariales. Gracias a su escalabilidad, este método arquitectónico se considera especialmente ideal cuando se tiene que habilitar el soporte para una amplia gama de plataformas y dispositivos, que abarcan la web, el móvil, Internet de las cosas y los portátiles, o simplemente cuando no está seguro de qué tipo de dispositivos Usted tendrá que apoyar en un futuro cada vez más nublado.</w:t>
      </w:r>
    </w:p>
    <w:p w:rsidR="008D0CE9" w:rsidRPr="00C50DD1" w:rsidRDefault="008D0CE9" w:rsidP="00C50DD1">
      <w:pPr>
        <w:spacing w:after="206"/>
        <w:rPr>
          <w:rFonts w:eastAsia="Times New Roman" w:cs="Times New Roman"/>
          <w:color w:val="24292E"/>
          <w:szCs w:val="24"/>
          <w:u w:val="single"/>
          <w:lang w:eastAsia="es-ES"/>
        </w:rPr>
      </w:pPr>
      <w:r w:rsidRPr="00C50DD1">
        <w:rPr>
          <w:rFonts w:eastAsia="Times New Roman" w:cs="Times New Roman"/>
          <w:color w:val="24292E"/>
          <w:szCs w:val="24"/>
          <w:lang w:eastAsia="es-ES"/>
        </w:rPr>
        <w:lastRenderedPageBreak/>
        <w:t>La idea detrás de los micro-servicios es que algunos tipos de aplicaciones se vuelven más fáciles de construir y mantener cuando se dividen en piezas más pequeñas y componibles que trabajan juntas. Cada componente se desarrolla por separado, y la aplicación es entonces simplemente la suma de sus componentes constituyentes. Esto es en contraste con una aplicación tradicional, "monolítica", que es todo desarrollado en una sola pieza.</w:t>
      </w:r>
    </w:p>
    <w:p w:rsidR="008D0CE9" w:rsidRPr="00C50DD1" w:rsidRDefault="008D0CE9" w:rsidP="00C50DD1">
      <w:pPr>
        <w:spacing w:after="206"/>
        <w:rPr>
          <w:rFonts w:eastAsia="Times New Roman" w:cs="Times New Roman"/>
          <w:color w:val="24292E"/>
          <w:szCs w:val="24"/>
          <w:lang w:eastAsia="es-ES"/>
        </w:rPr>
      </w:pPr>
      <w:r w:rsidRPr="00C50DD1">
        <w:rPr>
          <w:rFonts w:eastAsia="Times New Roman" w:cs="Times New Roman"/>
          <w:color w:val="24292E"/>
          <w:szCs w:val="24"/>
          <w:lang w:eastAsia="es-ES"/>
        </w:rPr>
        <w:t>Si bien no existe una definición estándar y formal de micro-servicios, existen ciertas características que nos ayudan a identificar el estilo. Esencialmente, la arquitectura de micro-servicios es un método de desarrollo de aplicaciones de software como un conjunto de servicios modulares, desplegables de forma independiente, en los que cada servicio ejecuta un proceso único y se comunica a través de un mecanismo ligero y bien definido para servir una meta de negocio.</w:t>
      </w:r>
    </w:p>
    <w:p w:rsidR="008D0CE9" w:rsidRPr="00C50DD1" w:rsidRDefault="008D0CE9" w:rsidP="00C50DD1">
      <w:pPr>
        <w:spacing w:after="206"/>
        <w:rPr>
          <w:rFonts w:eastAsia="Times New Roman" w:cs="Times New Roman"/>
          <w:color w:val="24292E"/>
          <w:szCs w:val="24"/>
          <w:lang w:eastAsia="es-ES"/>
        </w:rPr>
      </w:pPr>
      <w:r w:rsidRPr="00C50DD1">
        <w:rPr>
          <w:rFonts w:eastAsia="Times New Roman" w:cs="Times New Roman"/>
          <w:color w:val="24292E"/>
          <w:szCs w:val="24"/>
          <w:lang w:eastAsia="es-ES"/>
        </w:rPr>
        <w:t>El modo en que los servicios se comunican entre sí depende de los requisitos de su aplicación, pero muchos desarrolladores usan HTTP/REST con JSON. REST (Representational State Transfer) es un método de integración útil debido a su comparativamente menor complejidad sobre otros protocolos.</w:t>
      </w:r>
    </w:p>
    <w:p w:rsidR="008D0CE9" w:rsidRPr="00C50DD1" w:rsidRDefault="008D0CE9" w:rsidP="00C50DD1">
      <w:pPr>
        <w:spacing w:after="206"/>
        <w:rPr>
          <w:rFonts w:eastAsia="Times New Roman" w:cs="Times New Roman"/>
          <w:color w:val="24292E"/>
          <w:szCs w:val="24"/>
          <w:lang w:eastAsia="es-ES"/>
        </w:rPr>
      </w:pPr>
      <w:r w:rsidRPr="00C50DD1">
        <w:rPr>
          <w:rFonts w:eastAsia="Times New Roman" w:cs="Times New Roman"/>
          <w:color w:val="24292E"/>
          <w:szCs w:val="24"/>
          <w:lang w:eastAsia="es-ES"/>
        </w:rPr>
        <w:t>Para empezar a entender la arquitectura micro-servicios, ayuda a considerar su opuesto: el estilo arquitectónico monolítico. A diferencia de los micro-servicios, la aplicación monolítica siempre se construye como una unidad única y autónoma. En un modelo cliente-servidor, la aplicación del lado del servidor es un monolito que maneja las solicitudes HTTP, ejecuta la lógica y recupera/actualiza los datos en la base de datos subyacente. El problema con una arquitectura monolítica, sin embargo, es que todos los ciclos de cambio suelen terminar ligados entre sí. Una modificación realizada en una pequeña sección de una aplicación puede requerir la creación e implementación de una versión totalmente nueva. Si necesita escalar funciones específicas de una aplicación, puede que tenga que escalar la aplicación completa en lugar de sólo los componentes deseados. Aquí es donde la creación de micro-servicios puede venir al rescate.</w:t>
      </w:r>
    </w:p>
    <w:p w:rsidR="008D0CE9" w:rsidRPr="00C50DD1" w:rsidRDefault="008D0CE9" w:rsidP="00C50DD1">
      <w:pPr>
        <w:spacing w:after="206"/>
        <w:rPr>
          <w:rFonts w:eastAsia="Times New Roman" w:cs="Times New Roman"/>
          <w:color w:val="24292E"/>
          <w:szCs w:val="24"/>
          <w:lang w:eastAsia="es-ES"/>
        </w:rPr>
      </w:pPr>
      <w:r w:rsidRPr="00C50DD1">
        <w:rPr>
          <w:rFonts w:eastAsia="Times New Roman" w:cs="Times New Roman"/>
          <w:color w:val="24292E"/>
          <w:szCs w:val="24"/>
          <w:lang w:eastAsia="es-ES"/>
        </w:rPr>
        <w:t>Hay muchas razones por las que este enfoque se considera una manera más fácil de desarrollar grandes aplicaciones, aplicaciones empresariales particulares y varios tipos de software como servicio entregado a través de Internet.</w:t>
      </w:r>
    </w:p>
    <w:p w:rsidR="00A6065E" w:rsidRPr="00C50DD1" w:rsidRDefault="008D0CE9" w:rsidP="00C50DD1">
      <w:pPr>
        <w:spacing w:after="206"/>
        <w:rPr>
          <w:rFonts w:eastAsia="Times New Roman" w:cs="Times New Roman"/>
          <w:color w:val="24292E"/>
          <w:szCs w:val="24"/>
          <w:lang w:eastAsia="es-ES"/>
        </w:rPr>
      </w:pPr>
      <w:r w:rsidRPr="00C50DD1">
        <w:rPr>
          <w:rFonts w:eastAsia="Times New Roman" w:cs="Times New Roman"/>
          <w:color w:val="24292E"/>
          <w:szCs w:val="24"/>
          <w:lang w:eastAsia="es-ES"/>
        </w:rPr>
        <w:lastRenderedPageBreak/>
        <w:t>Si está desarrollando una aplicación empresarial de servidor. Debe soportar una variedad de clientes diferentes, incluyendo navegadores de escritorio, navegadores móviles y aplicaciones móviles nativas. La aplicación también puede exponer una API para que terceras partes consuman. También podría integrarse con otras aplicaciones a través de servicios web o un intermediario de mensajes. La aplicación gestiona las solicitudes (solicitudes y mensajes HTTP) mediante la ejecución de la lógica empresarial; Acceder a una base de datos; Intercambiar mensajes con otros sistemas; Y devolver una respuesta HTML / JSON / XML.</w:t>
      </w:r>
    </w:p>
    <w:p w:rsidR="008D0CE9" w:rsidRPr="00C50DD1" w:rsidRDefault="008D0CE9" w:rsidP="00855EA8">
      <w:pPr>
        <w:pStyle w:val="Ttulo4"/>
      </w:pPr>
      <w:bookmarkStart w:id="135" w:name="_Toc510713197"/>
      <w:bookmarkStart w:id="136" w:name="_Toc510713382"/>
      <w:bookmarkStart w:id="137" w:name="_Toc513531502"/>
      <w:r w:rsidRPr="00C50DD1">
        <w:t>Justificación de la arquitectura</w:t>
      </w:r>
      <w:bookmarkEnd w:id="135"/>
      <w:bookmarkEnd w:id="136"/>
      <w:bookmarkEnd w:id="137"/>
    </w:p>
    <w:p w:rsidR="008D0CE9" w:rsidRPr="00C50DD1" w:rsidRDefault="008D0CE9" w:rsidP="00C50DD1">
      <w:pPr>
        <w:spacing w:after="206"/>
        <w:rPr>
          <w:rFonts w:eastAsia="Times New Roman" w:cs="Times New Roman"/>
          <w:color w:val="24292E"/>
          <w:szCs w:val="24"/>
          <w:lang w:eastAsia="es-ES"/>
        </w:rPr>
      </w:pPr>
      <w:r w:rsidRPr="00C50DD1">
        <w:rPr>
          <w:rFonts w:eastAsia="Times New Roman" w:cs="Times New Roman"/>
          <w:color w:val="24292E"/>
          <w:szCs w:val="24"/>
          <w:lang w:eastAsia="es-ES"/>
        </w:rPr>
        <w:t xml:space="preserve">Habiendo analizado las distintas tecnologías, se llegó a la conclusión que se va a usar la arquitectura de micro-servicios, debido a que es una de las arquitecturas modernas que se está utilizando en desarrollo de software, tiene características de ejecución rápida, </w:t>
      </w:r>
      <w:r w:rsidR="007F5D7B">
        <w:rPr>
          <w:rFonts w:eastAsia="Times New Roman" w:cs="Times New Roman"/>
          <w:color w:val="24292E"/>
          <w:szCs w:val="24"/>
          <w:lang w:eastAsia="es-ES"/>
        </w:rPr>
        <w:t xml:space="preserve">escalabilidad y distribución de carga de trabajo, </w:t>
      </w:r>
      <w:r w:rsidRPr="00C50DD1">
        <w:rPr>
          <w:rFonts w:eastAsia="Times New Roman" w:cs="Times New Roman"/>
          <w:color w:val="24292E"/>
          <w:szCs w:val="24"/>
          <w:lang w:eastAsia="es-ES"/>
        </w:rPr>
        <w:t>además puede ser utilizada en clientes como los dispositivos móviles</w:t>
      </w:r>
      <w:r w:rsidR="007F5D7B">
        <w:rPr>
          <w:rFonts w:eastAsia="Times New Roman" w:cs="Times New Roman"/>
          <w:color w:val="24292E"/>
          <w:szCs w:val="24"/>
          <w:lang w:eastAsia="es-ES"/>
        </w:rPr>
        <w:t xml:space="preserve"> o aplicaciones de escritorio</w:t>
      </w:r>
      <w:r w:rsidRPr="00C50DD1">
        <w:rPr>
          <w:rFonts w:eastAsia="Times New Roman" w:cs="Times New Roman"/>
          <w:color w:val="24292E"/>
          <w:szCs w:val="24"/>
          <w:lang w:eastAsia="es-ES"/>
        </w:rPr>
        <w:t>.</w:t>
      </w:r>
    </w:p>
    <w:p w:rsidR="008D0CE9" w:rsidRPr="00C50DD1" w:rsidRDefault="008D0CE9" w:rsidP="00C50DD1">
      <w:pPr>
        <w:spacing w:after="206"/>
        <w:rPr>
          <w:rFonts w:eastAsia="Times New Roman" w:cs="Times New Roman"/>
          <w:color w:val="24292E"/>
          <w:szCs w:val="24"/>
          <w:lang w:eastAsia="es-ES"/>
        </w:rPr>
      </w:pPr>
      <w:r w:rsidRPr="00C50DD1">
        <w:rPr>
          <w:rFonts w:eastAsia="Times New Roman" w:cs="Times New Roman"/>
          <w:color w:val="24292E"/>
          <w:szCs w:val="24"/>
          <w:lang w:eastAsia="es-ES"/>
        </w:rPr>
        <w:t xml:space="preserve">Así mismo, los servicios se </w:t>
      </w:r>
      <w:r w:rsidR="00BD3705" w:rsidRPr="00C50DD1">
        <w:rPr>
          <w:rFonts w:eastAsia="Times New Roman" w:cs="Times New Roman"/>
          <w:color w:val="24292E"/>
          <w:szCs w:val="24"/>
          <w:lang w:eastAsia="es-ES"/>
        </w:rPr>
        <w:t>utilizan</w:t>
      </w:r>
      <w:r w:rsidRPr="00C50DD1">
        <w:rPr>
          <w:rFonts w:eastAsia="Times New Roman" w:cs="Times New Roman"/>
          <w:color w:val="24292E"/>
          <w:szCs w:val="24"/>
          <w:lang w:eastAsia="es-ES"/>
        </w:rPr>
        <w:t xml:space="preserve"> para responder a eventos; usualmente a las acciones del usuario, e invocar peticiones a la capa de datos. Por otro lado, el sistema también puede operar con más de un cliente a la vez, haciendo que el tiempo de desarrollo se reduzca considerablemente. Sin embargo, por razones de facilidad de mantenimiento y una estructuración eficiente del código, la arquitectura de micro-servicio ha sido dividida en N-Capas. Cabe resaltar que en la arquitectura N-Capas, cualquier capa superior contiene solamente la declaración de métodos para comunicarse con alguna con capa inferior a través de una interface.</w:t>
      </w:r>
    </w:p>
    <w:p w:rsidR="008D0CE9" w:rsidRPr="00C50DD1" w:rsidRDefault="008D0CE9" w:rsidP="00703870">
      <w:pPr>
        <w:pStyle w:val="Ttulo3"/>
      </w:pPr>
      <w:bookmarkStart w:id="138" w:name="_Toc510713198"/>
      <w:bookmarkStart w:id="139" w:name="_Toc510713383"/>
      <w:bookmarkStart w:id="140" w:name="_Toc513531503"/>
      <w:r w:rsidRPr="00C50DD1">
        <w:t>Aplicaciones web</w:t>
      </w:r>
      <w:bookmarkEnd w:id="138"/>
      <w:bookmarkEnd w:id="139"/>
      <w:bookmarkEnd w:id="140"/>
    </w:p>
    <w:p w:rsidR="000D7520" w:rsidRDefault="000D7520" w:rsidP="00C50DD1">
      <w:pPr>
        <w:spacing w:after="206"/>
        <w:rPr>
          <w:sz w:val="23"/>
          <w:szCs w:val="23"/>
        </w:rPr>
      </w:pPr>
      <w:r>
        <w:rPr>
          <w:sz w:val="23"/>
          <w:szCs w:val="23"/>
        </w:rPr>
        <w:t xml:space="preserve">La base de programación de las aplicaciones web, también llamadas webapps, es el HTML, conjuntamente con JavaScript y CSS. </w:t>
      </w:r>
    </w:p>
    <w:p w:rsidR="008D0CE9" w:rsidRPr="00C50DD1" w:rsidRDefault="000D7520" w:rsidP="00C50DD1">
      <w:pPr>
        <w:spacing w:after="206"/>
        <w:rPr>
          <w:rFonts w:eastAsia="Times New Roman" w:cs="Times New Roman"/>
          <w:color w:val="24292E"/>
          <w:szCs w:val="24"/>
          <w:lang w:eastAsia="es-ES"/>
        </w:rPr>
      </w:pPr>
      <w:r>
        <w:rPr>
          <w:sz w:val="23"/>
          <w:szCs w:val="23"/>
        </w:rPr>
        <w:t>"</w:t>
      </w:r>
      <w:r w:rsidR="008D0CE9" w:rsidRPr="00C50DD1">
        <w:rPr>
          <w:rFonts w:eastAsia="Times New Roman" w:cs="Times New Roman"/>
          <w:color w:val="24292E"/>
          <w:szCs w:val="24"/>
          <w:lang w:eastAsia="es-ES"/>
        </w:rPr>
        <w:t xml:space="preserve">La aparición de los servicios web a principios de los 90’s, supuso una verdadera revolución en el campo de la informática y las telecomunicaciones. Con la integración de </w:t>
      </w:r>
      <w:r w:rsidR="008D0CE9" w:rsidRPr="00C50DD1">
        <w:rPr>
          <w:rFonts w:eastAsia="Times New Roman" w:cs="Times New Roman"/>
          <w:color w:val="24292E"/>
          <w:szCs w:val="24"/>
          <w:lang w:eastAsia="es-ES"/>
        </w:rPr>
        <w:lastRenderedPageBreak/>
        <w:t>este nuevo servicio, Internet inicio una rápida transición hacia el ámbito empresarial y supuso un enorme impulso al crecimiento de la red. Lo que había surgido en plena guerra fría como un proyecto militar y que posteriormente fue dirigiéndose hacia el ámbito científico y académico, se empezó a convertir en un perfecto "escaparate virtual" en el que las empresas pudieran ofrecer sus productos y servicios rompiendo barreras geográficas y de comunicaciones</w:t>
      </w:r>
      <w:r>
        <w:rPr>
          <w:rFonts w:eastAsia="Times New Roman" w:cs="Times New Roman"/>
          <w:color w:val="24292E"/>
          <w:szCs w:val="24"/>
          <w:lang w:eastAsia="es-ES"/>
        </w:rPr>
        <w:t>"</w:t>
      </w:r>
      <w:r w:rsidR="008E078F">
        <w:rPr>
          <w:rFonts w:eastAsia="Times New Roman" w:cs="Times New Roman"/>
          <w:color w:val="24292E"/>
          <w:szCs w:val="24"/>
          <w:lang w:eastAsia="es-ES"/>
        </w:rPr>
        <w:t xml:space="preserve"> [11</w:t>
      </w:r>
      <w:r w:rsidR="008D0CE9" w:rsidRPr="00C50DD1">
        <w:rPr>
          <w:rFonts w:eastAsia="Times New Roman" w:cs="Times New Roman"/>
          <w:color w:val="24292E"/>
          <w:szCs w:val="24"/>
          <w:lang w:eastAsia="es-ES"/>
        </w:rPr>
        <w:t>]. En la actualidad las empresas no ven únicamente el servicio web como un mero escaparate o medio publicitario de enorme difusión. Internet, y en particular el servicio web, abre a las empresas enormes posibilidades. La utilización de tecnologías web permite agilizar los procesos, mejorar la productividad y aumentar la eficacia, además de abrir las puertas a nuevas formas de negocio en el mercado global que facilita Internet.</w:t>
      </w:r>
    </w:p>
    <w:p w:rsidR="008D0CE9" w:rsidRPr="00C50DD1" w:rsidRDefault="008D0CE9" w:rsidP="00855EA8">
      <w:pPr>
        <w:pStyle w:val="Ttulo4"/>
      </w:pPr>
      <w:bookmarkStart w:id="141" w:name="_Toc510713202"/>
      <w:bookmarkStart w:id="142" w:name="_Toc510713387"/>
      <w:bookmarkStart w:id="143" w:name="_Toc513531504"/>
      <w:r w:rsidRPr="00C50DD1">
        <w:t>Servicios web</w:t>
      </w:r>
      <w:bookmarkEnd w:id="141"/>
      <w:bookmarkEnd w:id="142"/>
      <w:bookmarkEnd w:id="143"/>
    </w:p>
    <w:p w:rsidR="00BD3705" w:rsidRPr="00C50DD1" w:rsidRDefault="008D0CE9" w:rsidP="00C50DD1">
      <w:pPr>
        <w:spacing w:after="206"/>
        <w:rPr>
          <w:rFonts w:eastAsia="Times New Roman" w:cs="Times New Roman"/>
          <w:color w:val="24292E"/>
          <w:szCs w:val="24"/>
          <w:lang w:eastAsia="es-ES"/>
        </w:rPr>
      </w:pPr>
      <w:r w:rsidRPr="00C50DD1">
        <w:rPr>
          <w:rFonts w:eastAsia="Times New Roman" w:cs="Times New Roman"/>
          <w:color w:val="24292E"/>
          <w:szCs w:val="24"/>
          <w:lang w:eastAsia="es-ES"/>
        </w:rPr>
        <w:t>Los servicios web son una de las últimas nuevas tecnologías que han llegado a la informática. Servicio web representa un recurso de información o un proceso de negocio, al que puede acceder otra aplicación a través de la web y con el cual se puede comunicar a través de protocolos estándares de internet. La particularidad que tienen los servicios web es que están diseñados para permitir la comunicación de una aplicación con otra, sin intervención humana. Según [1</w:t>
      </w:r>
      <w:r w:rsidR="008E078F">
        <w:rPr>
          <w:rFonts w:eastAsia="Times New Roman" w:cs="Times New Roman"/>
          <w:color w:val="24292E"/>
          <w:szCs w:val="24"/>
          <w:lang w:eastAsia="es-ES"/>
        </w:rPr>
        <w:t>2</w:t>
      </w:r>
      <w:r w:rsidRPr="00C50DD1">
        <w:rPr>
          <w:rFonts w:eastAsia="Times New Roman" w:cs="Times New Roman"/>
          <w:color w:val="24292E"/>
          <w:szCs w:val="24"/>
          <w:lang w:eastAsia="es-ES"/>
        </w:rPr>
        <w:t>] existen diferentes estándares que especifican la forma de definir servicios web sobre HTTP, de forma que a la hora de desarrollar servicios web, a continuación se verá los dos principales estánd</w:t>
      </w:r>
      <w:r w:rsidR="00BD3705">
        <w:rPr>
          <w:rFonts w:eastAsia="Times New Roman" w:cs="Times New Roman"/>
          <w:color w:val="24292E"/>
          <w:szCs w:val="24"/>
          <w:lang w:eastAsia="es-ES"/>
        </w:rPr>
        <w:t>ares para definir servicios web</w:t>
      </w:r>
    </w:p>
    <w:p w:rsidR="008D0CE9" w:rsidRPr="007041C2" w:rsidRDefault="008D0CE9" w:rsidP="007041C2">
      <w:pPr>
        <w:jc w:val="center"/>
        <w:rPr>
          <w:b/>
          <w:lang w:eastAsia="es-ES"/>
        </w:rPr>
      </w:pPr>
      <w:bookmarkStart w:id="144" w:name="_Toc510713203"/>
      <w:bookmarkStart w:id="145" w:name="_Toc510713388"/>
      <w:r w:rsidRPr="007041C2">
        <w:rPr>
          <w:b/>
          <w:lang w:eastAsia="es-ES"/>
        </w:rPr>
        <w:t>Figura 2.6</w:t>
      </w:r>
      <w:bookmarkEnd w:id="144"/>
      <w:bookmarkEnd w:id="145"/>
    </w:p>
    <w:p w:rsidR="008D0CE9" w:rsidRPr="007041C2" w:rsidRDefault="008D0CE9" w:rsidP="007041C2">
      <w:pPr>
        <w:jc w:val="center"/>
        <w:rPr>
          <w:b/>
          <w:lang w:eastAsia="es-ES"/>
        </w:rPr>
      </w:pPr>
      <w:r w:rsidRPr="007041C2">
        <w:rPr>
          <w:b/>
          <w:lang w:eastAsia="es-ES"/>
        </w:rPr>
        <w:t>Ejemplo del trabajo del Servicio Web</w:t>
      </w:r>
    </w:p>
    <w:p w:rsidR="008D0CE9" w:rsidRPr="00C50DD1" w:rsidRDefault="008D0CE9" w:rsidP="00C50DD1">
      <w:pPr>
        <w:spacing w:after="206"/>
        <w:rPr>
          <w:rFonts w:eastAsia="Times New Roman" w:cs="Times New Roman"/>
          <w:color w:val="24292E"/>
          <w:szCs w:val="24"/>
          <w:lang w:eastAsia="es-ES"/>
        </w:rPr>
      </w:pPr>
      <w:r w:rsidRPr="00C50DD1">
        <w:rPr>
          <w:rFonts w:eastAsia="Times New Roman" w:cs="Times New Roman"/>
          <w:noProof/>
          <w:color w:val="0366D6"/>
          <w:szCs w:val="24"/>
          <w:lang w:eastAsia="es-ES"/>
        </w:rPr>
        <w:lastRenderedPageBreak/>
        <w:drawing>
          <wp:inline distT="0" distB="0" distL="0" distR="0" wp14:anchorId="73494CB4" wp14:editId="5E107E97">
            <wp:extent cx="4772908" cy="2882419"/>
            <wp:effectExtent l="19050" t="0" r="8642" b="0"/>
            <wp:docPr id="7" name="Imagen 7" descr="Alt text">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text">
                      <a:hlinkClick r:id="rId14" tgtFrame="&quot;_blank&quot;"/>
                    </pic:cNvPr>
                    <pic:cNvPicPr>
                      <a:picLocks noChangeAspect="1" noChangeArrowheads="1"/>
                    </pic:cNvPicPr>
                  </pic:nvPicPr>
                  <pic:blipFill>
                    <a:blip r:embed="rId15"/>
                    <a:srcRect/>
                    <a:stretch>
                      <a:fillRect/>
                    </a:stretch>
                  </pic:blipFill>
                  <pic:spPr bwMode="auto">
                    <a:xfrm>
                      <a:off x="0" y="0"/>
                      <a:ext cx="4772906" cy="2882418"/>
                    </a:xfrm>
                    <a:prstGeom prst="rect">
                      <a:avLst/>
                    </a:prstGeom>
                    <a:noFill/>
                    <a:ln w="9525">
                      <a:noFill/>
                      <a:miter lim="800000"/>
                      <a:headEnd/>
                      <a:tailEnd/>
                    </a:ln>
                  </pic:spPr>
                </pic:pic>
              </a:graphicData>
            </a:graphic>
          </wp:inline>
        </w:drawing>
      </w:r>
    </w:p>
    <w:p w:rsidR="008D0CE9" w:rsidRPr="00C50DD1" w:rsidRDefault="008D0CE9" w:rsidP="00C50DD1">
      <w:pPr>
        <w:spacing w:after="206"/>
        <w:rPr>
          <w:rFonts w:eastAsia="Times New Roman" w:cs="Times New Roman"/>
          <w:color w:val="24292E"/>
          <w:szCs w:val="24"/>
          <w:lang w:eastAsia="es-ES"/>
        </w:rPr>
      </w:pPr>
      <w:r w:rsidRPr="00C50DD1">
        <w:rPr>
          <w:rFonts w:eastAsia="Times New Roman" w:cs="Times New Roman"/>
          <w:b/>
          <w:bCs/>
          <w:i/>
          <w:iCs/>
          <w:color w:val="24292E"/>
          <w:szCs w:val="24"/>
          <w:lang w:eastAsia="es-ES"/>
        </w:rPr>
        <w:t>Fuente:</w:t>
      </w:r>
      <w:r w:rsidRPr="00C50DD1">
        <w:rPr>
          <w:rFonts w:eastAsia="Times New Roman" w:cs="Times New Roman"/>
          <w:i/>
          <w:iCs/>
          <w:color w:val="24292E"/>
          <w:szCs w:val="24"/>
          <w:lang w:eastAsia="es-ES"/>
        </w:rPr>
        <w:t> [16, fig. 5.1]</w:t>
      </w:r>
    </w:p>
    <w:p w:rsidR="008D0CE9" w:rsidRPr="00494AAB" w:rsidRDefault="008D0CE9" w:rsidP="007F5D7B">
      <w:pPr>
        <w:pStyle w:val="Ttulo5"/>
        <w:rPr>
          <w:lang w:val="en-US"/>
        </w:rPr>
      </w:pPr>
      <w:bookmarkStart w:id="146" w:name="_Toc510713205"/>
      <w:bookmarkStart w:id="147" w:name="_Toc510713390"/>
      <w:r w:rsidRPr="00494AAB">
        <w:rPr>
          <w:lang w:val="en-US"/>
        </w:rPr>
        <w:t>SOAP (Simple Objet Access Protocol)</w:t>
      </w:r>
      <w:bookmarkEnd w:id="146"/>
      <w:bookmarkEnd w:id="147"/>
    </w:p>
    <w:p w:rsidR="008D0CE9" w:rsidRPr="00C50DD1" w:rsidRDefault="008D0CE9" w:rsidP="00C50DD1">
      <w:pPr>
        <w:spacing w:after="206"/>
        <w:rPr>
          <w:rFonts w:eastAsia="Times New Roman" w:cs="Times New Roman"/>
          <w:color w:val="24292E"/>
          <w:szCs w:val="24"/>
          <w:lang w:eastAsia="es-ES"/>
        </w:rPr>
      </w:pPr>
      <w:r w:rsidRPr="00C50DD1">
        <w:rPr>
          <w:rFonts w:eastAsia="Times New Roman" w:cs="Times New Roman"/>
          <w:color w:val="24292E"/>
          <w:szCs w:val="24"/>
          <w:lang w:eastAsia="es-ES"/>
        </w:rPr>
        <w:t>Es un estándar del W3C que define como objetos remotos pueden comunicarse mediante el intercambio de XML. La idea básica es que en la comunicación hay dos partes (cliente y servidor), una de las cuales (el servidor) presta una serie de servicios que son consumidos por la otra (cliente). Lo más habitual es que el servidor haga pública la especificación de sus servicios mediante un documento WSDL (Web Service Description Lenguage) que se puede utilizar construyendo un cliente que invoque tales servicios.</w:t>
      </w:r>
    </w:p>
    <w:p w:rsidR="008D0CE9" w:rsidRPr="00C50DD1" w:rsidRDefault="008D0CE9" w:rsidP="00C50DD1">
      <w:pPr>
        <w:spacing w:after="206"/>
        <w:rPr>
          <w:rFonts w:eastAsia="Times New Roman" w:cs="Times New Roman"/>
          <w:color w:val="24292E"/>
          <w:szCs w:val="24"/>
          <w:lang w:eastAsia="es-ES"/>
        </w:rPr>
      </w:pPr>
      <w:r w:rsidRPr="00C50DD1">
        <w:rPr>
          <w:rFonts w:eastAsia="Times New Roman" w:cs="Times New Roman"/>
          <w:color w:val="24292E"/>
          <w:szCs w:val="24"/>
          <w:lang w:eastAsia="es-ES"/>
        </w:rPr>
        <w:t>Los servicios web SOAP están orientados a funcionalidad. El servidor implementa una serie de funcionalidades y le dice al mundo como pueden invocarse [1</w:t>
      </w:r>
      <w:r w:rsidR="008E078F">
        <w:rPr>
          <w:rFonts w:eastAsia="Times New Roman" w:cs="Times New Roman"/>
          <w:color w:val="24292E"/>
          <w:szCs w:val="24"/>
          <w:lang w:eastAsia="es-ES"/>
        </w:rPr>
        <w:t>2</w:t>
      </w:r>
      <w:r w:rsidRPr="00C50DD1">
        <w:rPr>
          <w:rFonts w:eastAsia="Times New Roman" w:cs="Times New Roman"/>
          <w:color w:val="24292E"/>
          <w:szCs w:val="24"/>
          <w:lang w:eastAsia="es-ES"/>
        </w:rPr>
        <w:t>]. SOAP fue diseñado originalmente por varias empresas, entre ellas Microsoft, para permitir una gran comunicación entre objetos en los programas. En un sentido, la finalidad de SOAP fue el primero en definir una forma de usar objetos en Internet, con protocolos y formatos estándar, en lugar de los formatos binarios y los protocolos propietarios [1</w:t>
      </w:r>
      <w:r w:rsidR="008E078F">
        <w:rPr>
          <w:rFonts w:eastAsia="Times New Roman" w:cs="Times New Roman"/>
          <w:color w:val="24292E"/>
          <w:szCs w:val="24"/>
          <w:lang w:eastAsia="es-ES"/>
        </w:rPr>
        <w:t>3</w:t>
      </w:r>
      <w:r w:rsidRPr="00C50DD1">
        <w:rPr>
          <w:rFonts w:eastAsia="Times New Roman" w:cs="Times New Roman"/>
          <w:color w:val="24292E"/>
          <w:szCs w:val="24"/>
          <w:lang w:eastAsia="es-ES"/>
        </w:rPr>
        <w:t>].</w:t>
      </w:r>
    </w:p>
    <w:p w:rsidR="008D0CE9" w:rsidRPr="007041C2" w:rsidRDefault="008D0CE9" w:rsidP="007041C2">
      <w:pPr>
        <w:jc w:val="center"/>
        <w:rPr>
          <w:b/>
          <w:lang w:eastAsia="es-ES"/>
        </w:rPr>
      </w:pPr>
      <w:bookmarkStart w:id="148" w:name="_Toc510713206"/>
      <w:bookmarkStart w:id="149" w:name="_Toc510713391"/>
      <w:r w:rsidRPr="007041C2">
        <w:rPr>
          <w:b/>
          <w:lang w:eastAsia="es-ES"/>
        </w:rPr>
        <w:t>Figura 2.7</w:t>
      </w:r>
      <w:bookmarkEnd w:id="148"/>
      <w:bookmarkEnd w:id="149"/>
    </w:p>
    <w:p w:rsidR="008D0CE9" w:rsidRPr="007041C2" w:rsidRDefault="008D0CE9" w:rsidP="007041C2">
      <w:pPr>
        <w:jc w:val="center"/>
        <w:rPr>
          <w:b/>
          <w:lang w:eastAsia="es-ES"/>
        </w:rPr>
      </w:pPr>
      <w:r w:rsidRPr="007041C2">
        <w:rPr>
          <w:b/>
          <w:lang w:eastAsia="es-ES"/>
        </w:rPr>
        <w:t>Arquitectura SOAP</w:t>
      </w:r>
    </w:p>
    <w:p w:rsidR="008D0CE9" w:rsidRPr="00C50DD1" w:rsidRDefault="008D0CE9" w:rsidP="00C50DD1">
      <w:pPr>
        <w:spacing w:after="206"/>
        <w:rPr>
          <w:rFonts w:eastAsia="Times New Roman" w:cs="Times New Roman"/>
          <w:color w:val="24292E"/>
          <w:szCs w:val="24"/>
          <w:lang w:eastAsia="es-ES"/>
        </w:rPr>
      </w:pPr>
      <w:r w:rsidRPr="00C50DD1">
        <w:rPr>
          <w:rFonts w:eastAsia="Times New Roman" w:cs="Times New Roman"/>
          <w:noProof/>
          <w:color w:val="0366D6"/>
          <w:szCs w:val="24"/>
          <w:lang w:eastAsia="es-ES"/>
        </w:rPr>
        <w:lastRenderedPageBreak/>
        <w:drawing>
          <wp:inline distT="0" distB="0" distL="0" distR="0" wp14:anchorId="39D54198" wp14:editId="45423CC9">
            <wp:extent cx="5561066" cy="2653393"/>
            <wp:effectExtent l="19050" t="0" r="1534" b="0"/>
            <wp:docPr id="8" name="Imagen 8" descr="Alt text">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lt text">
                      <a:hlinkClick r:id="rId16" tgtFrame="&quot;_blank&quot;"/>
                    </pic:cNvPr>
                    <pic:cNvPicPr>
                      <a:picLocks noChangeAspect="1" noChangeArrowheads="1"/>
                    </pic:cNvPicPr>
                  </pic:nvPicPr>
                  <pic:blipFill>
                    <a:blip r:embed="rId17"/>
                    <a:srcRect/>
                    <a:stretch>
                      <a:fillRect/>
                    </a:stretch>
                  </pic:blipFill>
                  <pic:spPr bwMode="auto">
                    <a:xfrm>
                      <a:off x="0" y="0"/>
                      <a:ext cx="5566274" cy="2655878"/>
                    </a:xfrm>
                    <a:prstGeom prst="rect">
                      <a:avLst/>
                    </a:prstGeom>
                    <a:noFill/>
                    <a:ln w="9525">
                      <a:noFill/>
                      <a:miter lim="800000"/>
                      <a:headEnd/>
                      <a:tailEnd/>
                    </a:ln>
                  </pic:spPr>
                </pic:pic>
              </a:graphicData>
            </a:graphic>
          </wp:inline>
        </w:drawing>
      </w:r>
    </w:p>
    <w:p w:rsidR="008D0CE9" w:rsidRPr="00C50DD1" w:rsidRDefault="008D0CE9" w:rsidP="00C50DD1">
      <w:pPr>
        <w:spacing w:after="206"/>
        <w:rPr>
          <w:rFonts w:eastAsia="Times New Roman" w:cs="Times New Roman"/>
          <w:color w:val="24292E"/>
          <w:szCs w:val="24"/>
          <w:lang w:val="en-US" w:eastAsia="es-ES"/>
        </w:rPr>
      </w:pPr>
      <w:r w:rsidRPr="00C50DD1">
        <w:rPr>
          <w:rFonts w:eastAsia="Times New Roman" w:cs="Times New Roman"/>
          <w:b/>
          <w:bCs/>
          <w:i/>
          <w:iCs/>
          <w:color w:val="24292E"/>
          <w:szCs w:val="24"/>
          <w:lang w:val="en-US" w:eastAsia="es-ES"/>
        </w:rPr>
        <w:t>Fuente:</w:t>
      </w:r>
      <w:r w:rsidRPr="00C50DD1">
        <w:rPr>
          <w:rFonts w:eastAsia="Times New Roman" w:cs="Times New Roman"/>
          <w:i/>
          <w:iCs/>
          <w:color w:val="24292E"/>
          <w:szCs w:val="24"/>
          <w:lang w:val="en-US" w:eastAsia="es-ES"/>
        </w:rPr>
        <w:t> [17, fig. 3.4]</w:t>
      </w:r>
    </w:p>
    <w:p w:rsidR="008D0CE9" w:rsidRPr="00C50DD1" w:rsidRDefault="008D0CE9" w:rsidP="007F5D7B">
      <w:pPr>
        <w:pStyle w:val="Ttulo5"/>
        <w:rPr>
          <w:lang w:val="en-US"/>
        </w:rPr>
      </w:pPr>
      <w:bookmarkStart w:id="150" w:name="_Toc510713207"/>
      <w:bookmarkStart w:id="151" w:name="_Toc510713392"/>
      <w:r w:rsidRPr="00C50DD1">
        <w:rPr>
          <w:lang w:val="en-US"/>
        </w:rPr>
        <w:t>REST (Representational State Transfer)</w:t>
      </w:r>
      <w:bookmarkEnd w:id="150"/>
      <w:bookmarkEnd w:id="151"/>
    </w:p>
    <w:p w:rsidR="008D0CE9" w:rsidRPr="00C50DD1" w:rsidRDefault="008D0CE9" w:rsidP="00C50DD1">
      <w:pPr>
        <w:spacing w:after="206"/>
        <w:rPr>
          <w:rFonts w:eastAsia="Times New Roman" w:cs="Times New Roman"/>
          <w:color w:val="24292E"/>
          <w:szCs w:val="24"/>
          <w:lang w:eastAsia="es-ES"/>
        </w:rPr>
      </w:pPr>
      <w:r w:rsidRPr="00C50DD1">
        <w:rPr>
          <w:rFonts w:eastAsia="Times New Roman" w:cs="Times New Roman"/>
          <w:color w:val="24292E"/>
          <w:szCs w:val="24"/>
          <w:lang w:eastAsia="es-ES"/>
        </w:rPr>
        <w:t>Es un conjunto de técnicas orientadas a crear servicios web en los que se renuncia a la posibilidad de especificar la interfaz de los servicios de forma abstracta a cambio de contar con una convención que permite manejar la información mediante una serie de operaciones estándar. La convención utilizada no es otra que el protocolo HTTP. Según [17], los servicios REST están orientados a la manipulación de recursos. En un servicio REST, tenemos una URL por cada recurso que se gestiona, y que se realiza una tarea diferente sobre dicho recurso en función del método HTTP que se vaya a utilizar.</w:t>
      </w:r>
    </w:p>
    <w:p w:rsidR="008D0CE9" w:rsidRPr="00DE2BBE" w:rsidRDefault="008D0CE9" w:rsidP="00DE2BBE">
      <w:pPr>
        <w:jc w:val="center"/>
        <w:rPr>
          <w:b/>
          <w:lang w:eastAsia="es-ES"/>
        </w:rPr>
      </w:pPr>
      <w:bookmarkStart w:id="152" w:name="_Toc510713208"/>
      <w:bookmarkStart w:id="153" w:name="_Toc510713393"/>
      <w:r w:rsidRPr="00DE2BBE">
        <w:rPr>
          <w:b/>
          <w:lang w:eastAsia="es-ES"/>
        </w:rPr>
        <w:t>Figura 2.8</w:t>
      </w:r>
      <w:bookmarkEnd w:id="152"/>
      <w:bookmarkEnd w:id="153"/>
    </w:p>
    <w:p w:rsidR="008D0CE9" w:rsidRPr="00DE2BBE" w:rsidRDefault="008D0CE9" w:rsidP="00DE2BBE">
      <w:pPr>
        <w:jc w:val="center"/>
        <w:rPr>
          <w:b/>
          <w:lang w:eastAsia="es-ES"/>
        </w:rPr>
      </w:pPr>
      <w:r w:rsidRPr="00DE2BBE">
        <w:rPr>
          <w:b/>
          <w:lang w:eastAsia="es-ES"/>
        </w:rPr>
        <w:t>Estructura REST Fuente</w:t>
      </w:r>
    </w:p>
    <w:p w:rsidR="008D0CE9" w:rsidRPr="00C50DD1" w:rsidRDefault="008D0CE9" w:rsidP="00C50DD1">
      <w:pPr>
        <w:spacing w:after="206"/>
        <w:rPr>
          <w:rFonts w:eastAsia="Times New Roman" w:cs="Times New Roman"/>
          <w:color w:val="24292E"/>
          <w:szCs w:val="24"/>
          <w:lang w:eastAsia="es-ES"/>
        </w:rPr>
      </w:pPr>
      <w:r w:rsidRPr="00C50DD1">
        <w:rPr>
          <w:rFonts w:eastAsia="Times New Roman" w:cs="Times New Roman"/>
          <w:noProof/>
          <w:color w:val="0366D6"/>
          <w:szCs w:val="24"/>
          <w:lang w:eastAsia="es-ES"/>
        </w:rPr>
        <w:lastRenderedPageBreak/>
        <w:drawing>
          <wp:inline distT="0" distB="0" distL="0" distR="0" wp14:anchorId="1922B953" wp14:editId="642C5182">
            <wp:extent cx="4302760" cy="3926840"/>
            <wp:effectExtent l="19050" t="0" r="2540" b="0"/>
            <wp:docPr id="9" name="Imagen 9" descr="Alt text">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a:hlinkClick r:id="rId18" tgtFrame="&quot;_blank&quot;"/>
                    </pic:cNvPr>
                    <pic:cNvPicPr>
                      <a:picLocks noChangeAspect="1" noChangeArrowheads="1"/>
                    </pic:cNvPicPr>
                  </pic:nvPicPr>
                  <pic:blipFill>
                    <a:blip r:embed="rId19"/>
                    <a:srcRect/>
                    <a:stretch>
                      <a:fillRect/>
                    </a:stretch>
                  </pic:blipFill>
                  <pic:spPr bwMode="auto">
                    <a:xfrm>
                      <a:off x="0" y="0"/>
                      <a:ext cx="4302760" cy="3926840"/>
                    </a:xfrm>
                    <a:prstGeom prst="rect">
                      <a:avLst/>
                    </a:prstGeom>
                    <a:noFill/>
                    <a:ln w="9525">
                      <a:noFill/>
                      <a:miter lim="800000"/>
                      <a:headEnd/>
                      <a:tailEnd/>
                    </a:ln>
                  </pic:spPr>
                </pic:pic>
              </a:graphicData>
            </a:graphic>
          </wp:inline>
        </w:drawing>
      </w:r>
    </w:p>
    <w:p w:rsidR="008D0CE9" w:rsidRPr="00C50DD1" w:rsidRDefault="008D0CE9" w:rsidP="00C50DD1">
      <w:pPr>
        <w:spacing w:after="206"/>
        <w:rPr>
          <w:rFonts w:eastAsia="Times New Roman" w:cs="Times New Roman"/>
          <w:color w:val="24292E"/>
          <w:szCs w:val="24"/>
          <w:lang w:eastAsia="es-ES"/>
        </w:rPr>
      </w:pPr>
      <w:r w:rsidRPr="00C50DD1">
        <w:rPr>
          <w:rFonts w:eastAsia="Times New Roman" w:cs="Times New Roman"/>
          <w:b/>
          <w:bCs/>
          <w:i/>
          <w:iCs/>
          <w:color w:val="24292E"/>
          <w:szCs w:val="24"/>
          <w:lang w:eastAsia="es-ES"/>
        </w:rPr>
        <w:t>Fuente:</w:t>
      </w:r>
      <w:r w:rsidRPr="00C50DD1">
        <w:rPr>
          <w:rFonts w:eastAsia="Times New Roman" w:cs="Times New Roman"/>
          <w:i/>
          <w:iCs/>
          <w:color w:val="24292E"/>
          <w:szCs w:val="24"/>
          <w:lang w:eastAsia="es-ES"/>
        </w:rPr>
        <w:t> [17, fig. 4.1]</w:t>
      </w:r>
    </w:p>
    <w:p w:rsidR="008D0CE9" w:rsidRPr="00C50DD1" w:rsidRDefault="008D0CE9" w:rsidP="00C50DD1">
      <w:pPr>
        <w:spacing w:after="206"/>
        <w:rPr>
          <w:rFonts w:eastAsia="Times New Roman" w:cs="Times New Roman"/>
          <w:color w:val="24292E"/>
          <w:szCs w:val="24"/>
          <w:lang w:eastAsia="es-ES"/>
        </w:rPr>
      </w:pPr>
      <w:r w:rsidRPr="00C50DD1">
        <w:rPr>
          <w:rFonts w:eastAsia="Times New Roman" w:cs="Times New Roman"/>
          <w:color w:val="24292E"/>
          <w:szCs w:val="24"/>
          <w:lang w:eastAsia="es-ES"/>
        </w:rPr>
        <w:t>Los principios de REST son los siguientes:</w:t>
      </w:r>
    </w:p>
    <w:p w:rsidR="008D0CE9" w:rsidRPr="00C50DD1" w:rsidRDefault="008D0CE9" w:rsidP="006B3142">
      <w:pPr>
        <w:numPr>
          <w:ilvl w:val="0"/>
          <w:numId w:val="5"/>
        </w:numPr>
        <w:spacing w:before="100" w:beforeAutospacing="1" w:after="100" w:afterAutospacing="1"/>
        <w:rPr>
          <w:rFonts w:eastAsia="Times New Roman" w:cs="Times New Roman"/>
          <w:color w:val="24292E"/>
          <w:szCs w:val="24"/>
          <w:lang w:eastAsia="es-ES"/>
        </w:rPr>
      </w:pPr>
      <w:r w:rsidRPr="00C50DD1">
        <w:rPr>
          <w:rFonts w:eastAsia="Times New Roman" w:cs="Times New Roman"/>
          <w:color w:val="24292E"/>
          <w:szCs w:val="24"/>
          <w:lang w:eastAsia="es-ES"/>
        </w:rPr>
        <w:t>El estado de la aplicación y la funcionalidad están divididos en recursos.</w:t>
      </w:r>
    </w:p>
    <w:p w:rsidR="008D0CE9" w:rsidRPr="00C50DD1" w:rsidRDefault="008D0CE9" w:rsidP="006B3142">
      <w:pPr>
        <w:numPr>
          <w:ilvl w:val="0"/>
          <w:numId w:val="5"/>
        </w:numPr>
        <w:spacing w:before="60" w:after="100" w:afterAutospacing="1"/>
        <w:rPr>
          <w:rFonts w:eastAsia="Times New Roman" w:cs="Times New Roman"/>
          <w:color w:val="24292E"/>
          <w:szCs w:val="24"/>
          <w:lang w:eastAsia="es-ES"/>
        </w:rPr>
      </w:pPr>
      <w:r w:rsidRPr="00C50DD1">
        <w:rPr>
          <w:rFonts w:eastAsia="Times New Roman" w:cs="Times New Roman"/>
          <w:color w:val="24292E"/>
          <w:szCs w:val="24"/>
          <w:lang w:eastAsia="es-ES"/>
        </w:rPr>
        <w:t>Todos los recursos son accesibles de forma única mediante una síntesis común en forma de enlaces a hipermedios.</w:t>
      </w:r>
    </w:p>
    <w:p w:rsidR="008D0CE9" w:rsidRPr="00C50DD1" w:rsidRDefault="008D0CE9" w:rsidP="006B3142">
      <w:pPr>
        <w:numPr>
          <w:ilvl w:val="0"/>
          <w:numId w:val="5"/>
        </w:numPr>
        <w:spacing w:before="60" w:after="100" w:afterAutospacing="1"/>
        <w:rPr>
          <w:rFonts w:eastAsia="Times New Roman" w:cs="Times New Roman"/>
          <w:color w:val="24292E"/>
          <w:szCs w:val="24"/>
          <w:lang w:eastAsia="es-ES"/>
        </w:rPr>
      </w:pPr>
      <w:r w:rsidRPr="00C50DD1">
        <w:rPr>
          <w:rFonts w:eastAsia="Times New Roman" w:cs="Times New Roman"/>
          <w:color w:val="24292E"/>
          <w:szCs w:val="24"/>
          <w:lang w:eastAsia="es-ES"/>
        </w:rPr>
        <w:t>Todos los recursos comparten una interfaz común para la transferencia de estado entre el cliente y el recurso, consistente en un conjunto estricto de operaciones bien definidas.</w:t>
      </w:r>
    </w:p>
    <w:p w:rsidR="008D0CE9" w:rsidRPr="00C50DD1" w:rsidRDefault="008D0CE9" w:rsidP="006B3142">
      <w:pPr>
        <w:numPr>
          <w:ilvl w:val="0"/>
          <w:numId w:val="5"/>
        </w:numPr>
        <w:spacing w:before="60" w:after="100" w:afterAutospacing="1"/>
        <w:rPr>
          <w:rFonts w:eastAsia="Times New Roman" w:cs="Times New Roman"/>
          <w:color w:val="24292E"/>
          <w:szCs w:val="24"/>
          <w:lang w:eastAsia="es-ES"/>
        </w:rPr>
      </w:pPr>
      <w:r w:rsidRPr="00C50DD1">
        <w:rPr>
          <w:rFonts w:eastAsia="Times New Roman" w:cs="Times New Roman"/>
          <w:color w:val="24292E"/>
          <w:szCs w:val="24"/>
          <w:lang w:eastAsia="es-ES"/>
        </w:rPr>
        <w:t>Un protocolo Cliente/Servidor que no guarde el estado, cuyos resultados puedan almacenarse en una memoria cache, y que este claramente separado en capas.</w:t>
      </w:r>
    </w:p>
    <w:p w:rsidR="008D0CE9" w:rsidRPr="00C50DD1" w:rsidRDefault="008D0CE9" w:rsidP="00855EA8">
      <w:pPr>
        <w:pStyle w:val="Ttulo4"/>
      </w:pPr>
      <w:bookmarkStart w:id="154" w:name="_Toc510713209"/>
      <w:bookmarkStart w:id="155" w:name="_Toc510713394"/>
      <w:bookmarkStart w:id="156" w:name="_Toc513531505"/>
      <w:r w:rsidRPr="00C50DD1">
        <w:t>Intercambio de datos</w:t>
      </w:r>
      <w:bookmarkEnd w:id="154"/>
      <w:bookmarkEnd w:id="155"/>
      <w:bookmarkEnd w:id="156"/>
    </w:p>
    <w:p w:rsidR="008D0CE9" w:rsidRPr="00C50DD1" w:rsidRDefault="008D0CE9" w:rsidP="00C50DD1">
      <w:pPr>
        <w:spacing w:after="206"/>
        <w:rPr>
          <w:rFonts w:eastAsia="Times New Roman" w:cs="Times New Roman"/>
          <w:color w:val="24292E"/>
          <w:szCs w:val="24"/>
          <w:lang w:eastAsia="es-ES"/>
        </w:rPr>
      </w:pPr>
      <w:r w:rsidRPr="00C50DD1">
        <w:rPr>
          <w:rFonts w:eastAsia="Times New Roman" w:cs="Times New Roman"/>
          <w:color w:val="24292E"/>
          <w:szCs w:val="24"/>
          <w:lang w:eastAsia="es-ES"/>
        </w:rPr>
        <w:lastRenderedPageBreak/>
        <w:t>Para intercambiar datos entre el sistema web y la aplicación Android, se utilizará JSON, porque es liviano, ya que sus datos se almacenan en vectores y registros, mientras que XML almacena los datos en árboles, de manera que resulta más difícil familiarizar a los lenguajes orientados a objetos. De esta manera, JSON hace más sencillo importar datos a diferentes lenguajes de programación.</w:t>
      </w:r>
    </w:p>
    <w:p w:rsidR="008D0CE9" w:rsidRPr="00C50DD1" w:rsidRDefault="008D0CE9" w:rsidP="007F5D7B">
      <w:pPr>
        <w:pStyle w:val="Ttulo5"/>
      </w:pPr>
      <w:bookmarkStart w:id="157" w:name="_Toc510713210"/>
      <w:bookmarkStart w:id="158" w:name="_Toc510713395"/>
      <w:r w:rsidRPr="00C50DD1">
        <w:t>Lenguaje de marcado extensible (XML)</w:t>
      </w:r>
      <w:bookmarkEnd w:id="157"/>
      <w:bookmarkEnd w:id="158"/>
    </w:p>
    <w:p w:rsidR="008D0CE9" w:rsidRPr="00C50DD1" w:rsidRDefault="008D0CE9" w:rsidP="00C50DD1">
      <w:pPr>
        <w:spacing w:after="206"/>
        <w:rPr>
          <w:rFonts w:eastAsia="Times New Roman" w:cs="Times New Roman"/>
          <w:color w:val="24292E"/>
          <w:szCs w:val="24"/>
          <w:lang w:eastAsia="es-ES"/>
        </w:rPr>
      </w:pPr>
      <w:r w:rsidRPr="00C50DD1">
        <w:rPr>
          <w:rFonts w:eastAsia="Times New Roman" w:cs="Times New Roman"/>
          <w:color w:val="24292E"/>
          <w:szCs w:val="24"/>
          <w:lang w:eastAsia="es-ES"/>
        </w:rPr>
        <w:t>XML es conocido también como un archivo de configuración, también es utilizado para el mapeo de base de datos implicado directamente en el desarrollo de software, "fue desarrollado inicialmente para internet, pero gracias a las distintas DTD a las que puede asociarse, puede servir en la actualidad para distintas aplicaciones como formato de intercambio o como sistema</w:t>
      </w:r>
      <w:r w:rsidR="008E078F">
        <w:rPr>
          <w:rFonts w:eastAsia="Times New Roman" w:cs="Times New Roman"/>
          <w:color w:val="24292E"/>
          <w:szCs w:val="24"/>
          <w:lang w:eastAsia="es-ES"/>
        </w:rPr>
        <w:t xml:space="preserve"> de almacenamiento de datos" [14</w:t>
      </w:r>
      <w:r w:rsidRPr="00C50DD1">
        <w:rPr>
          <w:rFonts w:eastAsia="Times New Roman" w:cs="Times New Roman"/>
          <w:color w:val="24292E"/>
          <w:szCs w:val="24"/>
          <w:lang w:eastAsia="es-ES"/>
        </w:rPr>
        <w:t>]. Es un lenguaje muy similar a HTML pero su función principal es describir datos sin mostrarlos como es el caso de HTML. XML es un formato que permite la lectura de datos a través de diferentes aplicaciones.</w:t>
      </w:r>
    </w:p>
    <w:p w:rsidR="008D0CE9" w:rsidRPr="00C50DD1" w:rsidRDefault="008D0CE9" w:rsidP="007F5D7B">
      <w:pPr>
        <w:pStyle w:val="Ttulo5"/>
      </w:pPr>
      <w:bookmarkStart w:id="159" w:name="_Toc510713211"/>
      <w:bookmarkStart w:id="160" w:name="_Toc510713396"/>
      <w:r w:rsidRPr="00C50DD1">
        <w:t>Notación de objetos de JavaScript (JSON)</w:t>
      </w:r>
      <w:bookmarkEnd w:id="159"/>
      <w:bookmarkEnd w:id="160"/>
    </w:p>
    <w:p w:rsidR="008D0CE9" w:rsidRPr="00C50DD1" w:rsidRDefault="008D0CE9" w:rsidP="00C50DD1">
      <w:pPr>
        <w:spacing w:after="206"/>
        <w:rPr>
          <w:rFonts w:eastAsia="Times New Roman" w:cs="Times New Roman"/>
          <w:color w:val="24292E"/>
          <w:szCs w:val="24"/>
          <w:lang w:eastAsia="es-ES"/>
        </w:rPr>
      </w:pPr>
      <w:r w:rsidRPr="00C50DD1">
        <w:rPr>
          <w:rFonts w:eastAsia="Times New Roman" w:cs="Times New Roman"/>
          <w:color w:val="24292E"/>
          <w:szCs w:val="24"/>
          <w:lang w:eastAsia="es-ES"/>
        </w:rPr>
        <w:t>Se define como archivo de datos, es utilizado como archivo de configuración, JSON (JavaScript Object Notation) es un formato ligero de intercambio de datos. Para las máquinas es simple interpretarlo y generarlo. JSON es un formato utilizado en JavaScript para serializar datos. Se lo usa como formato de intercambio de datos "liviano" (en comparación con XML), y tiene la particularidad que los datos en este formato son leídos de manera directa en JS. Se basa en la construcción de una lista ordenada de valores, listas de objetos, que pueden incluir a su vez tablas hash, objetos con una colección de pares nombre/valor [1</w:t>
      </w:r>
      <w:r w:rsidR="008E078F">
        <w:rPr>
          <w:rFonts w:eastAsia="Times New Roman" w:cs="Times New Roman"/>
          <w:color w:val="24292E"/>
          <w:szCs w:val="24"/>
          <w:lang w:eastAsia="es-ES"/>
        </w:rPr>
        <w:t>5</w:t>
      </w:r>
      <w:r w:rsidRPr="00C50DD1">
        <w:rPr>
          <w:rFonts w:eastAsia="Times New Roman" w:cs="Times New Roman"/>
          <w:color w:val="24292E"/>
          <w:szCs w:val="24"/>
          <w:lang w:eastAsia="es-ES"/>
        </w:rPr>
        <w:t>].</w:t>
      </w:r>
    </w:p>
    <w:p w:rsidR="008D0CE9" w:rsidRPr="00DE2BBE" w:rsidRDefault="008D0CE9" w:rsidP="00DE2BBE">
      <w:pPr>
        <w:jc w:val="center"/>
        <w:rPr>
          <w:b/>
          <w:lang w:eastAsia="es-ES"/>
        </w:rPr>
      </w:pPr>
      <w:bookmarkStart w:id="161" w:name="_Toc510713212"/>
      <w:bookmarkStart w:id="162" w:name="_Toc510713397"/>
      <w:r w:rsidRPr="00DE2BBE">
        <w:rPr>
          <w:b/>
          <w:lang w:eastAsia="es-ES"/>
        </w:rPr>
        <w:t>Figura 2.9</w:t>
      </w:r>
      <w:bookmarkEnd w:id="161"/>
      <w:bookmarkEnd w:id="162"/>
    </w:p>
    <w:p w:rsidR="008D0CE9" w:rsidRPr="00DE2BBE" w:rsidRDefault="008D0CE9" w:rsidP="00DE2BBE">
      <w:pPr>
        <w:jc w:val="center"/>
        <w:rPr>
          <w:b/>
          <w:lang w:eastAsia="es-ES"/>
        </w:rPr>
      </w:pPr>
      <w:r w:rsidRPr="00DE2BBE">
        <w:rPr>
          <w:b/>
          <w:lang w:eastAsia="es-ES"/>
        </w:rPr>
        <w:t>Sintaxis y estructura de JSON Fuente</w:t>
      </w:r>
    </w:p>
    <w:p w:rsidR="008D0CE9" w:rsidRPr="00C50DD1" w:rsidRDefault="008D0CE9" w:rsidP="00C50DD1">
      <w:pPr>
        <w:spacing w:after="206"/>
        <w:rPr>
          <w:rFonts w:eastAsia="Times New Roman" w:cs="Times New Roman"/>
          <w:color w:val="24292E"/>
          <w:szCs w:val="24"/>
          <w:lang w:eastAsia="es-ES"/>
        </w:rPr>
      </w:pPr>
      <w:r w:rsidRPr="00C50DD1">
        <w:rPr>
          <w:rFonts w:eastAsia="Times New Roman" w:cs="Times New Roman"/>
          <w:noProof/>
          <w:color w:val="0366D6"/>
          <w:szCs w:val="24"/>
          <w:lang w:eastAsia="es-ES"/>
        </w:rPr>
        <w:lastRenderedPageBreak/>
        <w:drawing>
          <wp:inline distT="0" distB="0" distL="0" distR="0" wp14:anchorId="133FD673" wp14:editId="1312B4AD">
            <wp:extent cx="5306695" cy="1902460"/>
            <wp:effectExtent l="19050" t="0" r="8255" b="0"/>
            <wp:docPr id="10" name="Imagen 10" descr="Alt text">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t text">
                      <a:hlinkClick r:id="rId20" tgtFrame="&quot;_blank&quot;"/>
                    </pic:cNvPr>
                    <pic:cNvPicPr>
                      <a:picLocks noChangeAspect="1" noChangeArrowheads="1"/>
                    </pic:cNvPicPr>
                  </pic:nvPicPr>
                  <pic:blipFill>
                    <a:blip r:embed="rId21"/>
                    <a:srcRect/>
                    <a:stretch>
                      <a:fillRect/>
                    </a:stretch>
                  </pic:blipFill>
                  <pic:spPr bwMode="auto">
                    <a:xfrm>
                      <a:off x="0" y="0"/>
                      <a:ext cx="5306695" cy="1902460"/>
                    </a:xfrm>
                    <a:prstGeom prst="rect">
                      <a:avLst/>
                    </a:prstGeom>
                    <a:noFill/>
                    <a:ln w="9525">
                      <a:noFill/>
                      <a:miter lim="800000"/>
                      <a:headEnd/>
                      <a:tailEnd/>
                    </a:ln>
                  </pic:spPr>
                </pic:pic>
              </a:graphicData>
            </a:graphic>
          </wp:inline>
        </w:drawing>
      </w:r>
    </w:p>
    <w:p w:rsidR="008D0CE9" w:rsidRDefault="008D0CE9" w:rsidP="00C50DD1">
      <w:pPr>
        <w:spacing w:after="206"/>
        <w:rPr>
          <w:rFonts w:eastAsia="Times New Roman" w:cs="Times New Roman"/>
          <w:i/>
          <w:iCs/>
          <w:color w:val="24292E"/>
          <w:szCs w:val="24"/>
          <w:lang w:eastAsia="es-ES"/>
        </w:rPr>
      </w:pPr>
      <w:r w:rsidRPr="00C50DD1">
        <w:rPr>
          <w:rFonts w:eastAsia="Times New Roman" w:cs="Times New Roman"/>
          <w:b/>
          <w:bCs/>
          <w:i/>
          <w:iCs/>
          <w:color w:val="24292E"/>
          <w:szCs w:val="24"/>
          <w:lang w:eastAsia="es-ES"/>
        </w:rPr>
        <w:t>Fuente:</w:t>
      </w:r>
      <w:r w:rsidRPr="00C50DD1">
        <w:rPr>
          <w:rFonts w:eastAsia="Times New Roman" w:cs="Times New Roman"/>
          <w:i/>
          <w:iCs/>
          <w:color w:val="24292E"/>
          <w:szCs w:val="24"/>
          <w:lang w:eastAsia="es-ES"/>
        </w:rPr>
        <w:t> [1</w:t>
      </w:r>
      <w:r w:rsidR="008E078F">
        <w:rPr>
          <w:rFonts w:eastAsia="Times New Roman" w:cs="Times New Roman"/>
          <w:i/>
          <w:iCs/>
          <w:color w:val="24292E"/>
          <w:szCs w:val="24"/>
          <w:lang w:eastAsia="es-ES"/>
        </w:rPr>
        <w:t>5</w:t>
      </w:r>
      <w:r w:rsidRPr="00C50DD1">
        <w:rPr>
          <w:rFonts w:eastAsia="Times New Roman" w:cs="Times New Roman"/>
          <w:i/>
          <w:iCs/>
          <w:color w:val="24292E"/>
          <w:szCs w:val="24"/>
          <w:lang w:eastAsia="es-ES"/>
        </w:rPr>
        <w:t>, fig. 2.3]</w:t>
      </w:r>
    </w:p>
    <w:p w:rsidR="00A35FA4" w:rsidRPr="00855EA8" w:rsidRDefault="00A35FA4" w:rsidP="00A35FA4">
      <w:pPr>
        <w:pStyle w:val="Ttulo5"/>
      </w:pPr>
      <w:bookmarkStart w:id="163" w:name="_Toc510713204"/>
      <w:bookmarkStart w:id="164" w:name="_Toc510713389"/>
      <w:r w:rsidRPr="00855EA8">
        <w:t>Justificación del servicio web e intercambio de datos</w:t>
      </w:r>
      <w:bookmarkEnd w:id="163"/>
      <w:bookmarkEnd w:id="164"/>
    </w:p>
    <w:p w:rsidR="00A35FA4" w:rsidRPr="00C50DD1" w:rsidRDefault="00A35FA4" w:rsidP="00A35FA4">
      <w:pPr>
        <w:spacing w:after="206"/>
        <w:rPr>
          <w:rFonts w:eastAsia="Times New Roman" w:cs="Times New Roman"/>
          <w:color w:val="24292E"/>
          <w:szCs w:val="24"/>
          <w:lang w:eastAsia="es-ES"/>
        </w:rPr>
      </w:pPr>
      <w:r w:rsidRPr="00C50DD1">
        <w:rPr>
          <w:rFonts w:eastAsia="Times New Roman" w:cs="Times New Roman"/>
          <w:color w:val="24292E"/>
          <w:szCs w:val="24"/>
          <w:lang w:eastAsia="es-ES"/>
        </w:rPr>
        <w:t>REST es un estilo arquitectónico, una forma de exponer servicios o funcionalidades de un sistema, sea desarrollado en cualquier lenguaje de programación. Pretende exponer y separar ciertas partes de las funcionalidades de una forma adecuada con GET y POST. La función es ordenar, acomodar y hacer más sencilla la programación para luego poder darle un buen mantenimiento después de terminar el desarrollo.</w:t>
      </w:r>
    </w:p>
    <w:p w:rsidR="00A35FA4" w:rsidRPr="00C50DD1" w:rsidRDefault="00A35FA4" w:rsidP="00C50DD1">
      <w:pPr>
        <w:spacing w:after="206"/>
        <w:rPr>
          <w:rFonts w:eastAsia="Times New Roman" w:cs="Times New Roman"/>
          <w:color w:val="24292E"/>
          <w:szCs w:val="24"/>
          <w:lang w:eastAsia="es-ES"/>
        </w:rPr>
      </w:pPr>
      <w:r w:rsidRPr="00C50DD1">
        <w:rPr>
          <w:rFonts w:eastAsia="Times New Roman" w:cs="Times New Roman"/>
          <w:color w:val="24292E"/>
          <w:szCs w:val="24"/>
          <w:lang w:eastAsia="es-ES"/>
        </w:rPr>
        <w:t>REST son más pequeñas, más concisas y no contienen toda la información o metadatos como lo hacen las solicitudes de SOAP y considerablemente más rápidas, a diferencia de SOAP, los datos devueltos por un servicio REST pueden estar en gran variedad de formatos. Se utilizará el formato de intercambio de datos JSON porque es más liviano que XML porque utiliza menos metadatos, es más pequeño y también pueden devolver archivos binarios, imágenes, etc. Y no solo así intercambio de datos en texto.</w:t>
      </w:r>
    </w:p>
    <w:p w:rsidR="008D0CE9" w:rsidRPr="00C50DD1" w:rsidRDefault="008D0CE9" w:rsidP="00703870">
      <w:pPr>
        <w:pStyle w:val="Ttulo3"/>
      </w:pPr>
      <w:bookmarkStart w:id="165" w:name="_Toc510713213"/>
      <w:bookmarkStart w:id="166" w:name="_Toc510713398"/>
      <w:bookmarkStart w:id="167" w:name="_Toc513531506"/>
      <w:r w:rsidRPr="00C50DD1">
        <w:t>Indexación única</w:t>
      </w:r>
      <w:bookmarkEnd w:id="165"/>
      <w:bookmarkEnd w:id="166"/>
      <w:bookmarkEnd w:id="167"/>
    </w:p>
    <w:p w:rsidR="008D0CE9" w:rsidRPr="00C50DD1" w:rsidRDefault="008D0CE9" w:rsidP="00C50DD1">
      <w:pPr>
        <w:spacing w:after="206"/>
        <w:rPr>
          <w:rFonts w:eastAsia="Times New Roman" w:cs="Times New Roman"/>
          <w:color w:val="24292E"/>
          <w:szCs w:val="24"/>
          <w:lang w:eastAsia="es-ES"/>
        </w:rPr>
      </w:pPr>
      <w:r w:rsidRPr="00C50DD1">
        <w:rPr>
          <w:rFonts w:eastAsia="Times New Roman" w:cs="Times New Roman"/>
          <w:color w:val="24292E"/>
          <w:szCs w:val="24"/>
          <w:lang w:eastAsia="es-ES"/>
        </w:rPr>
        <w:t>Existen varias maneras de identificación que se tornaron populares en la actualidad y podemos mencionar entre ellos: UUID (U</w:t>
      </w:r>
      <w:r w:rsidR="008E078F">
        <w:rPr>
          <w:rFonts w:eastAsia="Times New Roman" w:cs="Times New Roman"/>
          <w:color w:val="24292E"/>
          <w:szCs w:val="24"/>
          <w:lang w:eastAsia="es-ES"/>
        </w:rPr>
        <w:t>niversally unique identifier) [6</w:t>
      </w:r>
      <w:r w:rsidRPr="00C50DD1">
        <w:rPr>
          <w:rFonts w:eastAsia="Times New Roman" w:cs="Times New Roman"/>
          <w:color w:val="24292E"/>
          <w:szCs w:val="24"/>
          <w:lang w:eastAsia="es-ES"/>
        </w:rPr>
        <w:t>], y QR (Quick response codes) [</w:t>
      </w:r>
      <w:r w:rsidR="008E078F">
        <w:rPr>
          <w:rFonts w:eastAsia="Times New Roman" w:cs="Times New Roman"/>
          <w:color w:val="24292E"/>
          <w:szCs w:val="24"/>
          <w:lang w:eastAsia="es-ES"/>
        </w:rPr>
        <w:t>8</w:t>
      </w:r>
      <w:r w:rsidRPr="00C50DD1">
        <w:rPr>
          <w:rFonts w:eastAsia="Times New Roman" w:cs="Times New Roman"/>
          <w:color w:val="24292E"/>
          <w:szCs w:val="24"/>
          <w:lang w:eastAsia="es-ES"/>
        </w:rPr>
        <w:t>]. Cada una estas formas de identificación se utiliza de forma separada, podemos mencionar que un UUID es una cadena de caracteres y en cambio un QR es un contenedor de datos que se vuelve único en base a su contenido.</w:t>
      </w:r>
    </w:p>
    <w:p w:rsidR="008D0CE9" w:rsidRPr="00C50DD1" w:rsidRDefault="008D0CE9" w:rsidP="00855EA8">
      <w:pPr>
        <w:pStyle w:val="Ttulo4"/>
      </w:pPr>
      <w:bookmarkStart w:id="168" w:name="_Toc510713214"/>
      <w:bookmarkStart w:id="169" w:name="_Toc510713399"/>
      <w:bookmarkStart w:id="170" w:name="_Toc513531507"/>
      <w:r w:rsidRPr="00C50DD1">
        <w:t>Identificador único universal (UUID)</w:t>
      </w:r>
      <w:bookmarkEnd w:id="168"/>
      <w:bookmarkEnd w:id="169"/>
      <w:bookmarkEnd w:id="170"/>
    </w:p>
    <w:p w:rsidR="008D0CE9" w:rsidRPr="00C50DD1" w:rsidRDefault="008D0CE9" w:rsidP="00C50DD1">
      <w:pPr>
        <w:spacing w:after="206"/>
        <w:rPr>
          <w:rFonts w:eastAsia="Times New Roman" w:cs="Times New Roman"/>
          <w:color w:val="24292E"/>
          <w:szCs w:val="24"/>
          <w:lang w:eastAsia="es-ES"/>
        </w:rPr>
      </w:pPr>
      <w:r w:rsidRPr="00C50DD1">
        <w:rPr>
          <w:rFonts w:eastAsia="Times New Roman" w:cs="Times New Roman"/>
          <w:color w:val="24292E"/>
          <w:szCs w:val="24"/>
          <w:lang w:eastAsia="es-ES"/>
        </w:rPr>
        <w:lastRenderedPageBreak/>
        <w:t>Un UUID es un identificador que es único a lo largo entre espacio y tiempo... para identificar de forma fiable objetos persistentes a través de una red. [</w:t>
      </w:r>
      <w:r w:rsidR="008E078F">
        <w:rPr>
          <w:rFonts w:eastAsia="Times New Roman" w:cs="Times New Roman"/>
          <w:color w:val="24292E"/>
          <w:szCs w:val="24"/>
          <w:lang w:eastAsia="es-ES"/>
        </w:rPr>
        <w:t>9</w:t>
      </w:r>
      <w:r w:rsidRPr="00C50DD1">
        <w:rPr>
          <w:rFonts w:eastAsia="Times New Roman" w:cs="Times New Roman"/>
          <w:color w:val="24292E"/>
          <w:szCs w:val="24"/>
          <w:lang w:eastAsia="es-ES"/>
        </w:rPr>
        <w:t>] entre sus características se puede mencionar que un UUID es una cadena de 32 caracteres alfanuméricos en minúscula con una forma de 8-4-4-4-1</w:t>
      </w:r>
      <w:r w:rsidR="008E078F">
        <w:rPr>
          <w:rFonts w:eastAsia="Times New Roman" w:cs="Times New Roman"/>
          <w:color w:val="24292E"/>
          <w:szCs w:val="24"/>
          <w:lang w:eastAsia="es-ES"/>
        </w:rPr>
        <w:t>2 y un total de 36 caracteres. U</w:t>
      </w:r>
      <w:r w:rsidRPr="00C50DD1">
        <w:rPr>
          <w:rFonts w:eastAsia="Times New Roman" w:cs="Times New Roman"/>
          <w:color w:val="24292E"/>
          <w:szCs w:val="24"/>
          <w:lang w:eastAsia="es-ES"/>
        </w:rPr>
        <w:t>n UUID tendría un parecido a este identificador, ejemplo: 00000000-0000-0000-0000-000000000000, entre las posibilidades de combinaciones de los caracteres alfanuméricos es imposible poder duplicar la generación de uno igual.</w:t>
      </w:r>
    </w:p>
    <w:p w:rsidR="008D0CE9" w:rsidRPr="00C50DD1" w:rsidRDefault="008D0CE9" w:rsidP="00855EA8">
      <w:pPr>
        <w:pStyle w:val="Ttulo4"/>
      </w:pPr>
      <w:bookmarkStart w:id="171" w:name="_Toc510713215"/>
      <w:bookmarkStart w:id="172" w:name="_Toc510713400"/>
      <w:bookmarkStart w:id="173" w:name="_Toc513531508"/>
      <w:r w:rsidRPr="00C50DD1">
        <w:t>Códigos de respuesta rápida (QR)</w:t>
      </w:r>
      <w:bookmarkEnd w:id="171"/>
      <w:bookmarkEnd w:id="172"/>
      <w:bookmarkEnd w:id="173"/>
    </w:p>
    <w:p w:rsidR="008D0CE9" w:rsidRPr="00C50DD1" w:rsidRDefault="008D0CE9" w:rsidP="00C50DD1">
      <w:pPr>
        <w:spacing w:after="206"/>
        <w:rPr>
          <w:rFonts w:eastAsia="Times New Roman" w:cs="Times New Roman"/>
          <w:color w:val="24292E"/>
          <w:szCs w:val="24"/>
          <w:lang w:eastAsia="es-ES"/>
        </w:rPr>
      </w:pPr>
      <w:r w:rsidRPr="00C50DD1">
        <w:rPr>
          <w:rFonts w:eastAsia="Times New Roman" w:cs="Times New Roman"/>
          <w:color w:val="24292E"/>
          <w:szCs w:val="24"/>
          <w:lang w:eastAsia="es-ES"/>
        </w:rPr>
        <w:t xml:space="preserve">Los códigos QR han ganado popularidad en los últimos años por su capacidad de almacenaje de datos y son mucho más efectivo que el código de barras, un código QR puede contener varios tipos de datos mensajes, texto, URL, geolocalización. La capacidad de un QR es muy variado, pero con la ayuda de los UUID los QR pasarían a convertirse en entidades únicas y </w:t>
      </w:r>
      <w:r w:rsidR="008E078F" w:rsidRPr="00C50DD1">
        <w:rPr>
          <w:rFonts w:eastAsia="Times New Roman" w:cs="Times New Roman"/>
          <w:color w:val="24292E"/>
          <w:szCs w:val="24"/>
          <w:lang w:eastAsia="es-ES"/>
        </w:rPr>
        <w:t>perfectas</w:t>
      </w:r>
      <w:r w:rsidRPr="00C50DD1">
        <w:rPr>
          <w:rFonts w:eastAsia="Times New Roman" w:cs="Times New Roman"/>
          <w:color w:val="24292E"/>
          <w:szCs w:val="24"/>
          <w:lang w:eastAsia="es-ES"/>
        </w:rPr>
        <w:t xml:space="preserve"> a la hora de identificar un recurso bibliográfico, y sin tener que estar asociado a ningún sistema.</w:t>
      </w:r>
    </w:p>
    <w:p w:rsidR="008D0CE9" w:rsidRPr="00C50DD1" w:rsidRDefault="008D0CE9" w:rsidP="00703870">
      <w:pPr>
        <w:pStyle w:val="Ttulo3"/>
      </w:pPr>
      <w:bookmarkStart w:id="174" w:name="_Toc510713216"/>
      <w:bookmarkStart w:id="175" w:name="_Toc510713401"/>
      <w:bookmarkStart w:id="176" w:name="_Toc513531509"/>
      <w:r w:rsidRPr="00C50DD1">
        <w:t>Lenguajes de programación</w:t>
      </w:r>
      <w:bookmarkEnd w:id="174"/>
      <w:bookmarkEnd w:id="175"/>
      <w:bookmarkEnd w:id="176"/>
    </w:p>
    <w:p w:rsidR="008D0CE9" w:rsidRPr="00C50DD1" w:rsidRDefault="008D0CE9" w:rsidP="00C50DD1">
      <w:pPr>
        <w:rPr>
          <w:rFonts w:cs="Times New Roman"/>
          <w:szCs w:val="24"/>
        </w:rPr>
      </w:pPr>
      <w:r w:rsidRPr="00C50DD1">
        <w:rPr>
          <w:rFonts w:cs="Times New Roman"/>
          <w:szCs w:val="24"/>
        </w:rPr>
        <w:t>Un lenguaje de programación es un lenguaje formal diseñado para realizar procesos que pueden ser llevados a cabo por máquinas como las computadoras. Pueden usarse para crear programas que controlen el comportamiento físico y lógico de una máquina, para expresar algoritmos con precisión, o como modo de comunicación humana. Está formado por un conjunto de símbolos y reglas sintácticas y semánticas que definen su estructura y el significado de sus elementos y expresiones. Al proceso por el cual se escribe, se prueba, se depura, se compila (de ser necesario) y se mantiene el código fuente de un programa informático se le llama programación.</w:t>
      </w:r>
    </w:p>
    <w:p w:rsidR="008D0CE9" w:rsidRPr="00C50DD1" w:rsidRDefault="008D0CE9" w:rsidP="00855EA8">
      <w:pPr>
        <w:pStyle w:val="Ttulo4"/>
      </w:pPr>
      <w:bookmarkStart w:id="177" w:name="_Toc510713217"/>
      <w:bookmarkStart w:id="178" w:name="_Toc510713402"/>
      <w:bookmarkStart w:id="179" w:name="_Toc513531510"/>
      <w:r w:rsidRPr="00C50DD1">
        <w:t>C Sharp (C#)</w:t>
      </w:r>
      <w:bookmarkEnd w:id="177"/>
      <w:bookmarkEnd w:id="178"/>
      <w:bookmarkEnd w:id="179"/>
    </w:p>
    <w:p w:rsidR="008D0CE9" w:rsidRPr="00C50DD1" w:rsidRDefault="008D0CE9" w:rsidP="00C50DD1">
      <w:pPr>
        <w:rPr>
          <w:rFonts w:cs="Times New Roman"/>
          <w:szCs w:val="24"/>
        </w:rPr>
      </w:pPr>
      <w:r w:rsidRPr="00C50DD1">
        <w:rPr>
          <w:rFonts w:cs="Times New Roman"/>
          <w:szCs w:val="24"/>
        </w:rPr>
        <w:t xml:space="preserve">C# es un lenguaje elegante, con seguridad de tipos y orientado a objetos, que permite a los desarrolladores crear una gran variedad de aplicaciones seguras y sólidas que se ejecutan en .NET Framework .NET. Puede usar C# para crear aplicaciones cliente de Windows, </w:t>
      </w:r>
      <w:r w:rsidRPr="00C50DD1">
        <w:rPr>
          <w:rFonts w:cs="Times New Roman"/>
          <w:szCs w:val="24"/>
        </w:rPr>
        <w:lastRenderedPageBreak/>
        <w:t>servicios web XML, componentes distribuidos, aplicaciones cliente-servidor, aplicaciones de base de datos y muchas, muchas más cosas.</w:t>
      </w:r>
    </w:p>
    <w:p w:rsidR="008D0CE9" w:rsidRPr="00C50DD1" w:rsidRDefault="008D0CE9" w:rsidP="00855EA8">
      <w:pPr>
        <w:pStyle w:val="Ttulo4"/>
      </w:pPr>
      <w:bookmarkStart w:id="180" w:name="_Toc510713219"/>
      <w:bookmarkStart w:id="181" w:name="_Toc510713404"/>
      <w:bookmarkStart w:id="182" w:name="_Toc513531511"/>
      <w:r w:rsidRPr="00C50DD1">
        <w:t>JavaScript</w:t>
      </w:r>
      <w:bookmarkEnd w:id="180"/>
      <w:bookmarkEnd w:id="181"/>
      <w:bookmarkEnd w:id="182"/>
    </w:p>
    <w:p w:rsidR="008D0CE9" w:rsidRPr="00C50DD1" w:rsidRDefault="008D0CE9" w:rsidP="00C50DD1">
      <w:pPr>
        <w:rPr>
          <w:rFonts w:cs="Times New Roman"/>
          <w:szCs w:val="24"/>
        </w:rPr>
      </w:pPr>
      <w:r w:rsidRPr="00C50DD1">
        <w:rPr>
          <w:rFonts w:cs="Times New Roman"/>
          <w:szCs w:val="24"/>
        </w:rPr>
        <w:t>Javascript es un lenguaje con muchas posibilidades, utilizado para crear pequeños programas que luego son insertados en una página web y en programas más grandes, orientados a objetos mucho más complejos. Con Javascript podemos crear diferentes efectos e interactuar con nuestros usuarios.</w:t>
      </w:r>
    </w:p>
    <w:p w:rsidR="008D0CE9" w:rsidRPr="00C50DD1" w:rsidRDefault="008D0CE9" w:rsidP="00C50DD1">
      <w:pPr>
        <w:rPr>
          <w:rFonts w:cs="Times New Roman"/>
          <w:szCs w:val="24"/>
        </w:rPr>
      </w:pPr>
      <w:r w:rsidRPr="00C50DD1">
        <w:rPr>
          <w:rFonts w:cs="Times New Roman"/>
          <w:szCs w:val="24"/>
        </w:rPr>
        <w:t>Este lenguaje posee varias características, entre ellas podemos mencionar que es un lenguaje basado en acciones que posee menos restricciones. Además, es un lenguaje que utiliza Windows y sistemas X-Windows, gran parte de la programación en este lenguaje está centrada en describir objetos, escribir funciones que respondan a movimientos del mouse, aperturas, utilización de teclas, cargas de páginas entre otros.</w:t>
      </w:r>
    </w:p>
    <w:p w:rsidR="008D0CE9" w:rsidRPr="00C50DD1" w:rsidRDefault="008D0CE9" w:rsidP="00855EA8">
      <w:pPr>
        <w:pStyle w:val="Ttulo4"/>
      </w:pPr>
      <w:bookmarkStart w:id="183" w:name="_Toc510713220"/>
      <w:bookmarkStart w:id="184" w:name="_Toc510713405"/>
      <w:bookmarkStart w:id="185" w:name="_Toc513531512"/>
      <w:r w:rsidRPr="00C50DD1">
        <w:t>Conclusión</w:t>
      </w:r>
      <w:bookmarkEnd w:id="183"/>
      <w:bookmarkEnd w:id="184"/>
      <w:bookmarkEnd w:id="185"/>
    </w:p>
    <w:p w:rsidR="008D0CE9" w:rsidRPr="00C50DD1" w:rsidRDefault="008D0CE9" w:rsidP="00C50DD1">
      <w:pPr>
        <w:rPr>
          <w:rFonts w:cs="Times New Roman"/>
          <w:szCs w:val="24"/>
        </w:rPr>
      </w:pPr>
      <w:r w:rsidRPr="00C50DD1">
        <w:rPr>
          <w:rFonts w:cs="Times New Roman"/>
          <w:szCs w:val="24"/>
        </w:rPr>
        <w:t>La decisión de qué lenguaje de programación usar</w:t>
      </w:r>
      <w:r w:rsidR="000311AA" w:rsidRPr="00C50DD1">
        <w:rPr>
          <w:rFonts w:cs="Times New Roman"/>
          <w:szCs w:val="24"/>
        </w:rPr>
        <w:t>,</w:t>
      </w:r>
      <w:r w:rsidRPr="00C50DD1">
        <w:rPr>
          <w:rFonts w:cs="Times New Roman"/>
          <w:szCs w:val="24"/>
        </w:rPr>
        <w:t xml:space="preserve"> a la hora del desarrollo aplicaciones web, siempre será tema de controversia. Las diferencias entre estos, generalmente se encuentran en la plataforma que requieran. Por ello podrá observarse que la elección del lenguaje, tenderá más hacia el gusto del usuario, que al resultado de evaluar el rendimiento de las herramientas.</w:t>
      </w:r>
    </w:p>
    <w:p w:rsidR="008D0CE9" w:rsidRPr="00C50DD1" w:rsidRDefault="008D0CE9" w:rsidP="00855EA8">
      <w:pPr>
        <w:pStyle w:val="Ttulo4"/>
      </w:pPr>
      <w:bookmarkStart w:id="186" w:name="_Toc510713221"/>
      <w:bookmarkStart w:id="187" w:name="_Toc510713406"/>
      <w:bookmarkStart w:id="188" w:name="_Toc513531513"/>
      <w:r w:rsidRPr="00C50DD1">
        <w:t>Elección del lenguaje de programación</w:t>
      </w:r>
      <w:bookmarkEnd w:id="186"/>
      <w:bookmarkEnd w:id="187"/>
      <w:bookmarkEnd w:id="188"/>
    </w:p>
    <w:p w:rsidR="008D0CE9" w:rsidRPr="00C50DD1" w:rsidRDefault="008D0CE9" w:rsidP="00C50DD1">
      <w:pPr>
        <w:rPr>
          <w:rFonts w:cs="Times New Roman"/>
          <w:szCs w:val="24"/>
        </w:rPr>
      </w:pPr>
      <w:r w:rsidRPr="00C50DD1">
        <w:rPr>
          <w:rFonts w:cs="Times New Roman"/>
          <w:szCs w:val="24"/>
        </w:rPr>
        <w:t xml:space="preserve">La arquitectura de </w:t>
      </w:r>
      <w:r w:rsidR="002B628A">
        <w:rPr>
          <w:rFonts w:cs="Times New Roman"/>
          <w:szCs w:val="24"/>
        </w:rPr>
        <w:t>micro-servicios</w:t>
      </w:r>
      <w:r w:rsidRPr="00C50DD1">
        <w:rPr>
          <w:rFonts w:cs="Times New Roman"/>
          <w:szCs w:val="24"/>
        </w:rPr>
        <w:t xml:space="preserve"> sin duda tiene muchas ventajas. En particular permite ser agnóstico con los lenguajes de programación. Aun así los tres lenguajes mencionados serán utilizados dentro el sistema ya que cada una cuenta con gran potencial en las áreas que se realizara su implementación.</w:t>
      </w:r>
    </w:p>
    <w:p w:rsidR="008D0CE9" w:rsidRPr="00C50DD1" w:rsidRDefault="008D0CE9" w:rsidP="00703870">
      <w:pPr>
        <w:pStyle w:val="Ttulo3"/>
      </w:pPr>
      <w:bookmarkStart w:id="189" w:name="_Toc510713222"/>
      <w:bookmarkStart w:id="190" w:name="_Toc510713407"/>
      <w:bookmarkStart w:id="191" w:name="_Toc513531514"/>
      <w:r w:rsidRPr="00C50DD1">
        <w:t>Calidad del software</w:t>
      </w:r>
      <w:bookmarkEnd w:id="189"/>
      <w:bookmarkEnd w:id="190"/>
      <w:bookmarkEnd w:id="191"/>
    </w:p>
    <w:p w:rsidR="004C2A0D" w:rsidRPr="00C50DD1" w:rsidRDefault="004C2A0D" w:rsidP="004C2A0D">
      <w:pPr>
        <w:rPr>
          <w:rFonts w:eastAsia="Times New Roman" w:cs="Times New Roman"/>
          <w:color w:val="24292E"/>
          <w:szCs w:val="24"/>
          <w:lang w:eastAsia="es-ES"/>
        </w:rPr>
      </w:pPr>
      <w:r>
        <w:lastRenderedPageBreak/>
        <w:t>La calidad en la ingeniería del software es un grupo de características que representa la efectividad y la eficiencia de un sistema de información. Los parámetros que definen la calidad de software son: fiabilidad, usabilidad, matenibilidad y adaptabilidad.</w:t>
      </w:r>
    </w:p>
    <w:p w:rsidR="008D0CE9" w:rsidRPr="00C50DD1" w:rsidRDefault="008D0CE9" w:rsidP="00855EA8">
      <w:pPr>
        <w:pStyle w:val="Ttulo4"/>
      </w:pPr>
      <w:bookmarkStart w:id="192" w:name="_Toc510713224"/>
      <w:bookmarkStart w:id="193" w:name="_Toc510713409"/>
      <w:bookmarkStart w:id="194" w:name="_Toc513531515"/>
      <w:r w:rsidRPr="00C50DD1">
        <w:t>Usabilidad</w:t>
      </w:r>
      <w:bookmarkEnd w:id="192"/>
      <w:bookmarkEnd w:id="193"/>
      <w:bookmarkEnd w:id="194"/>
    </w:p>
    <w:p w:rsidR="008D0CE9" w:rsidRPr="00C50DD1" w:rsidRDefault="008D0CE9" w:rsidP="00C50DD1">
      <w:pPr>
        <w:spacing w:after="206"/>
        <w:rPr>
          <w:rFonts w:eastAsia="Times New Roman" w:cs="Times New Roman"/>
          <w:color w:val="24292E"/>
          <w:szCs w:val="24"/>
          <w:lang w:eastAsia="es-ES"/>
        </w:rPr>
      </w:pPr>
      <w:r w:rsidRPr="00C50DD1">
        <w:rPr>
          <w:rFonts w:eastAsia="Times New Roman" w:cs="Times New Roman"/>
          <w:color w:val="24292E"/>
          <w:szCs w:val="24"/>
          <w:lang w:eastAsia="es-ES"/>
        </w:rPr>
        <w:t>La Usabilidad es la medida de la calidad de la experiencia que tiene un usuario cuando interactúa con un producto o sistema. Esto se mide a través del estudio de la relación que se produce entre las herramientas y quienes las utilizan, para determinar la eficiencia en el uso de los diferentes elementos ofrecidos en las pantallas y la efectividad en el cumplimiento de las tareas que se pueden llevar a cabo a través de ellas.</w:t>
      </w:r>
    </w:p>
    <w:p w:rsidR="008D0CE9" w:rsidRPr="00C50DD1" w:rsidRDefault="008D0CE9" w:rsidP="00C50DD1">
      <w:pPr>
        <w:spacing w:after="206"/>
        <w:rPr>
          <w:rFonts w:eastAsia="Times New Roman" w:cs="Times New Roman"/>
          <w:color w:val="24292E"/>
          <w:szCs w:val="24"/>
          <w:lang w:eastAsia="es-ES"/>
        </w:rPr>
      </w:pPr>
      <w:r w:rsidRPr="00C50DD1">
        <w:rPr>
          <w:rFonts w:eastAsia="Times New Roman" w:cs="Times New Roman"/>
          <w:color w:val="24292E"/>
          <w:szCs w:val="24"/>
          <w:lang w:eastAsia="es-ES"/>
        </w:rPr>
        <w:t>Otra definición es la que entrega el académico Yusef Hassan (Universidad de Granada) al indicar que "la usabilidad es la disciplina que estudia la forma de diseñar Sitios Web para que los usuarios puedan interactuar con ellos de la forma más fácil, cómoda e intuitiva posible" y agregar que "la mejor forma de crear un sitio web usable es realizando un diseño centrado en el usuario, diseñando para y por el usuario, en contraposición a lo que podrá ser un diseño centrado en la tecnología o uno centrado en l</w:t>
      </w:r>
      <w:r w:rsidR="008E078F">
        <w:rPr>
          <w:rFonts w:eastAsia="Times New Roman" w:cs="Times New Roman"/>
          <w:color w:val="24292E"/>
          <w:szCs w:val="24"/>
          <w:lang w:eastAsia="es-ES"/>
        </w:rPr>
        <w:t>a creatividad u originalidad" [18</w:t>
      </w:r>
      <w:r w:rsidRPr="00C50DD1">
        <w:rPr>
          <w:rFonts w:eastAsia="Times New Roman" w:cs="Times New Roman"/>
          <w:color w:val="24292E"/>
          <w:szCs w:val="24"/>
          <w:lang w:eastAsia="es-ES"/>
        </w:rPr>
        <w:t>].</w:t>
      </w:r>
    </w:p>
    <w:p w:rsidR="008D0CE9" w:rsidRPr="00C50DD1" w:rsidRDefault="008D0CE9" w:rsidP="00855EA8">
      <w:pPr>
        <w:pStyle w:val="Ttulo4"/>
      </w:pPr>
      <w:bookmarkStart w:id="195" w:name="_Toc510713225"/>
      <w:bookmarkStart w:id="196" w:name="_Toc510713410"/>
      <w:bookmarkStart w:id="197" w:name="_Toc513531516"/>
      <w:r w:rsidRPr="00C50DD1">
        <w:t>Seguridad del sistema</w:t>
      </w:r>
      <w:bookmarkEnd w:id="195"/>
      <w:bookmarkEnd w:id="196"/>
      <w:bookmarkEnd w:id="197"/>
    </w:p>
    <w:p w:rsidR="008D0CE9" w:rsidRPr="00C50DD1" w:rsidRDefault="008D0CE9" w:rsidP="00C50DD1">
      <w:pPr>
        <w:spacing w:after="206"/>
        <w:rPr>
          <w:rFonts w:eastAsia="Times New Roman" w:cs="Times New Roman"/>
          <w:color w:val="24292E"/>
          <w:szCs w:val="24"/>
          <w:lang w:eastAsia="es-ES"/>
        </w:rPr>
      </w:pPr>
      <w:r w:rsidRPr="00C50DD1">
        <w:rPr>
          <w:rFonts w:eastAsia="Times New Roman" w:cs="Times New Roman"/>
          <w:color w:val="24292E"/>
          <w:szCs w:val="24"/>
          <w:lang w:eastAsia="es-ES"/>
        </w:rPr>
        <w:t>Los principios de seguridad de la información están basadas en confidencialidad, integridad, disponibilidad y autenticidad. Los mecanismos básicos de seguridad, según la norma ISO 17799 es la preservación de la confidencialidad, integridad y disponibilidad de información, también toma en cuenta las propiedades de privacidad, identificación, control de accesos y la fidelidad [</w:t>
      </w:r>
      <w:r w:rsidR="008E078F">
        <w:rPr>
          <w:rFonts w:eastAsia="Times New Roman" w:cs="Times New Roman"/>
          <w:color w:val="24292E"/>
          <w:szCs w:val="24"/>
          <w:lang w:eastAsia="es-ES"/>
        </w:rPr>
        <w:t>20</w:t>
      </w:r>
      <w:r w:rsidRPr="00C50DD1">
        <w:rPr>
          <w:rFonts w:eastAsia="Times New Roman" w:cs="Times New Roman"/>
          <w:color w:val="24292E"/>
          <w:szCs w:val="24"/>
          <w:lang w:eastAsia="es-ES"/>
        </w:rPr>
        <w:t>].</w:t>
      </w:r>
    </w:p>
    <w:p w:rsidR="008D0CE9" w:rsidRPr="00C50DD1" w:rsidRDefault="008D0CE9" w:rsidP="00C50DD1">
      <w:pPr>
        <w:spacing w:after="206"/>
        <w:rPr>
          <w:rFonts w:eastAsia="Times New Roman" w:cs="Times New Roman"/>
          <w:color w:val="24292E"/>
          <w:szCs w:val="24"/>
          <w:lang w:eastAsia="es-ES"/>
        </w:rPr>
      </w:pPr>
      <w:r w:rsidRPr="00C50DD1">
        <w:rPr>
          <w:rFonts w:eastAsia="Times New Roman" w:cs="Times New Roman"/>
          <w:color w:val="24292E"/>
          <w:szCs w:val="24"/>
          <w:lang w:eastAsia="es-ES"/>
        </w:rPr>
        <w:t>Para lograr sus objetivos la seguridad informática se fundamenta en tres principios, que debe cumplir todo sistema informático [</w:t>
      </w:r>
      <w:r w:rsidR="008E078F">
        <w:rPr>
          <w:rFonts w:eastAsia="Times New Roman" w:cs="Times New Roman"/>
          <w:color w:val="24292E"/>
          <w:szCs w:val="24"/>
          <w:lang w:eastAsia="es-ES"/>
        </w:rPr>
        <w:t>19</w:t>
      </w:r>
      <w:r w:rsidRPr="00C50DD1">
        <w:rPr>
          <w:rFonts w:eastAsia="Times New Roman" w:cs="Times New Roman"/>
          <w:color w:val="24292E"/>
          <w:szCs w:val="24"/>
          <w:lang w:eastAsia="es-ES"/>
        </w:rPr>
        <w:t>]:</w:t>
      </w:r>
    </w:p>
    <w:p w:rsidR="008D0CE9" w:rsidRPr="00C50DD1" w:rsidRDefault="008D0CE9" w:rsidP="00C50DD1">
      <w:pPr>
        <w:spacing w:after="206"/>
        <w:rPr>
          <w:rFonts w:eastAsia="Times New Roman" w:cs="Times New Roman"/>
          <w:color w:val="24292E"/>
          <w:szCs w:val="24"/>
          <w:lang w:eastAsia="es-ES"/>
        </w:rPr>
      </w:pPr>
      <w:r w:rsidRPr="00C50DD1">
        <w:rPr>
          <w:rFonts w:eastAsia="Times New Roman" w:cs="Times New Roman"/>
          <w:b/>
          <w:bCs/>
          <w:color w:val="24292E"/>
          <w:szCs w:val="24"/>
          <w:lang w:eastAsia="es-ES"/>
        </w:rPr>
        <w:t>Confidencialidad.</w:t>
      </w:r>
      <w:r w:rsidRPr="00C50DD1">
        <w:rPr>
          <w:rFonts w:eastAsia="Times New Roman" w:cs="Times New Roman"/>
          <w:color w:val="24292E"/>
          <w:szCs w:val="24"/>
          <w:lang w:eastAsia="es-ES"/>
        </w:rPr>
        <w:t xml:space="preserve"> Se refiere a la privacidad de los elementos de información almacenados y procesados en un sistema informático, Basándose en este principio, las herramientas de seguridad informática deben proteger el sistema de invasiones y accesos por parte de personas o programas no autorizados. Este principio es particularmente importante en </w:t>
      </w:r>
      <w:r w:rsidRPr="00C50DD1">
        <w:rPr>
          <w:rFonts w:eastAsia="Times New Roman" w:cs="Times New Roman"/>
          <w:color w:val="24292E"/>
          <w:szCs w:val="24"/>
          <w:lang w:eastAsia="es-ES"/>
        </w:rPr>
        <w:lastRenderedPageBreak/>
        <w:t>sistemas distribuidos, es decir, aquellos en los que los usuarios, computadores y datos residen en localidades diferentes, pero están física y lógicamente interconectados.</w:t>
      </w:r>
    </w:p>
    <w:p w:rsidR="008D0CE9" w:rsidRPr="00C50DD1" w:rsidRDefault="008D0CE9" w:rsidP="00C50DD1">
      <w:pPr>
        <w:spacing w:after="206"/>
        <w:rPr>
          <w:rFonts w:eastAsia="Times New Roman" w:cs="Times New Roman"/>
          <w:color w:val="24292E"/>
          <w:szCs w:val="24"/>
          <w:lang w:eastAsia="es-ES"/>
        </w:rPr>
      </w:pPr>
      <w:r w:rsidRPr="00C50DD1">
        <w:rPr>
          <w:rFonts w:eastAsia="Times New Roman" w:cs="Times New Roman"/>
          <w:color w:val="24292E"/>
          <w:szCs w:val="24"/>
          <w:lang w:eastAsia="es-ES"/>
        </w:rPr>
        <w:t>En el presente proyecto se tomara en cuenta la gestión de usuarios que incluye normas de confidencialidad lo cual se describe a continuación.</w:t>
      </w:r>
    </w:p>
    <w:p w:rsidR="008D0CE9" w:rsidRPr="00C50DD1" w:rsidRDefault="008D0CE9" w:rsidP="006B3142">
      <w:pPr>
        <w:numPr>
          <w:ilvl w:val="0"/>
          <w:numId w:val="7"/>
        </w:numPr>
        <w:spacing w:before="100" w:beforeAutospacing="1" w:after="100" w:afterAutospacing="1"/>
        <w:rPr>
          <w:rFonts w:eastAsia="Times New Roman" w:cs="Times New Roman"/>
          <w:color w:val="24292E"/>
          <w:szCs w:val="24"/>
          <w:lang w:eastAsia="es-ES"/>
        </w:rPr>
      </w:pPr>
      <w:r w:rsidRPr="00C50DD1">
        <w:rPr>
          <w:rFonts w:eastAsia="Times New Roman" w:cs="Times New Roman"/>
          <w:b/>
          <w:bCs/>
          <w:color w:val="24292E"/>
          <w:szCs w:val="24"/>
          <w:lang w:eastAsia="es-ES"/>
        </w:rPr>
        <w:t>Tiempo de sesión abierta.</w:t>
      </w:r>
      <w:r w:rsidRPr="00C50DD1">
        <w:rPr>
          <w:rFonts w:eastAsia="Times New Roman" w:cs="Times New Roman"/>
          <w:color w:val="24292E"/>
          <w:szCs w:val="24"/>
          <w:lang w:eastAsia="es-ES"/>
        </w:rPr>
        <w:t> En el sistema se tomara en cuenta el tiempo de espera en acciones del usuario con el sistema.</w:t>
      </w:r>
    </w:p>
    <w:p w:rsidR="008D0CE9" w:rsidRPr="00C50DD1" w:rsidRDefault="008D0CE9" w:rsidP="006B3142">
      <w:pPr>
        <w:numPr>
          <w:ilvl w:val="0"/>
          <w:numId w:val="7"/>
        </w:numPr>
        <w:spacing w:before="60" w:after="100" w:afterAutospacing="1"/>
        <w:rPr>
          <w:rFonts w:eastAsia="Times New Roman" w:cs="Times New Roman"/>
          <w:color w:val="24292E"/>
          <w:szCs w:val="24"/>
          <w:lang w:eastAsia="es-ES"/>
        </w:rPr>
      </w:pPr>
      <w:r w:rsidRPr="00C50DD1">
        <w:rPr>
          <w:rFonts w:eastAsia="Times New Roman" w:cs="Times New Roman"/>
          <w:b/>
          <w:bCs/>
          <w:color w:val="24292E"/>
          <w:szCs w:val="24"/>
          <w:lang w:eastAsia="es-ES"/>
        </w:rPr>
        <w:t>Fortaleza de la contraseña.</w:t>
      </w:r>
      <w:r w:rsidRPr="00C50DD1">
        <w:rPr>
          <w:rFonts w:eastAsia="Times New Roman" w:cs="Times New Roman"/>
          <w:color w:val="24292E"/>
          <w:szCs w:val="24"/>
          <w:lang w:eastAsia="es-ES"/>
        </w:rPr>
        <w:t> La contraseña debe tener un número mínimo de caracteres con símbolos.</w:t>
      </w:r>
    </w:p>
    <w:p w:rsidR="008D0CE9" w:rsidRPr="00C50DD1" w:rsidRDefault="008D0CE9" w:rsidP="006B3142">
      <w:pPr>
        <w:numPr>
          <w:ilvl w:val="0"/>
          <w:numId w:val="7"/>
        </w:numPr>
        <w:spacing w:before="60" w:after="100" w:afterAutospacing="1"/>
        <w:rPr>
          <w:rFonts w:eastAsia="Times New Roman" w:cs="Times New Roman"/>
          <w:color w:val="24292E"/>
          <w:szCs w:val="24"/>
          <w:lang w:eastAsia="es-ES"/>
        </w:rPr>
      </w:pPr>
      <w:r w:rsidRPr="00C50DD1">
        <w:rPr>
          <w:rFonts w:eastAsia="Times New Roman" w:cs="Times New Roman"/>
          <w:b/>
          <w:bCs/>
          <w:color w:val="24292E"/>
          <w:szCs w:val="24"/>
          <w:lang w:eastAsia="es-ES"/>
        </w:rPr>
        <w:t>Intentos continuos permitidos.</w:t>
      </w:r>
      <w:r w:rsidRPr="00C50DD1">
        <w:rPr>
          <w:rFonts w:eastAsia="Times New Roman" w:cs="Times New Roman"/>
          <w:color w:val="24292E"/>
          <w:szCs w:val="24"/>
          <w:lang w:eastAsia="es-ES"/>
        </w:rPr>
        <w:t> El número de intentos para el ingreso al sistema es de tres, posteriormente se bloqueara el sistema.</w:t>
      </w:r>
    </w:p>
    <w:p w:rsidR="008D0CE9" w:rsidRPr="00C50DD1" w:rsidRDefault="008D0CE9" w:rsidP="006B3142">
      <w:pPr>
        <w:numPr>
          <w:ilvl w:val="0"/>
          <w:numId w:val="7"/>
        </w:numPr>
        <w:spacing w:before="60" w:after="100" w:afterAutospacing="1"/>
        <w:rPr>
          <w:rFonts w:eastAsia="Times New Roman" w:cs="Times New Roman"/>
          <w:color w:val="24292E"/>
          <w:szCs w:val="24"/>
          <w:lang w:eastAsia="es-ES"/>
        </w:rPr>
      </w:pPr>
      <w:r w:rsidRPr="00C50DD1">
        <w:rPr>
          <w:rFonts w:eastAsia="Times New Roman" w:cs="Times New Roman"/>
          <w:b/>
          <w:bCs/>
          <w:color w:val="24292E"/>
          <w:szCs w:val="24"/>
          <w:lang w:eastAsia="es-ES"/>
        </w:rPr>
        <w:t>Encriptación de los datos.</w:t>
      </w:r>
      <w:r w:rsidRPr="00C50DD1">
        <w:rPr>
          <w:rFonts w:eastAsia="Times New Roman" w:cs="Times New Roman"/>
          <w:color w:val="24292E"/>
          <w:szCs w:val="24"/>
          <w:lang w:eastAsia="es-ES"/>
        </w:rPr>
        <w:t> En el proceso de autentificación los datos que se ingresen como usuario y contraseña serán protegido.</w:t>
      </w:r>
    </w:p>
    <w:p w:rsidR="008D0CE9" w:rsidRPr="00C50DD1" w:rsidRDefault="008D0CE9" w:rsidP="00C50DD1">
      <w:pPr>
        <w:spacing w:after="206"/>
        <w:rPr>
          <w:rFonts w:eastAsia="Times New Roman" w:cs="Times New Roman"/>
          <w:color w:val="24292E"/>
          <w:szCs w:val="24"/>
          <w:lang w:eastAsia="es-ES"/>
        </w:rPr>
      </w:pPr>
      <w:r w:rsidRPr="00C50DD1">
        <w:rPr>
          <w:rFonts w:eastAsia="Times New Roman" w:cs="Times New Roman"/>
          <w:b/>
          <w:bCs/>
          <w:color w:val="24292E"/>
          <w:szCs w:val="24"/>
          <w:lang w:eastAsia="es-ES"/>
        </w:rPr>
        <w:t>Integridad.</w:t>
      </w:r>
      <w:r w:rsidRPr="00C50DD1">
        <w:rPr>
          <w:rFonts w:eastAsia="Times New Roman" w:cs="Times New Roman"/>
          <w:color w:val="24292E"/>
          <w:szCs w:val="24"/>
          <w:lang w:eastAsia="es-ES"/>
        </w:rPr>
        <w:t> Se refiere a la validez y consistencia de los elementos de información almacenados y procesador en un sistema informático. Basándose en este principio, las herramientas de seguridad informática deben asegurar que los procesos de actualización estén bien sincronizados y no se dupliquen, de forma que todos los elementos del sistema manipulen adecuadamente los mismos datos. Este principio es importante en sistemas descentralizados, es decir, aquellos en los que diferentes usuarios, computadores y procesos comparten la misma información.</w:t>
      </w:r>
    </w:p>
    <w:p w:rsidR="008D0CE9" w:rsidRPr="00C50DD1" w:rsidRDefault="008D0CE9" w:rsidP="00C50DD1">
      <w:pPr>
        <w:spacing w:after="206"/>
        <w:rPr>
          <w:rFonts w:eastAsia="Times New Roman" w:cs="Times New Roman"/>
          <w:color w:val="24292E"/>
          <w:szCs w:val="24"/>
          <w:lang w:eastAsia="es-ES"/>
        </w:rPr>
      </w:pPr>
      <w:r w:rsidRPr="00C50DD1">
        <w:rPr>
          <w:rFonts w:eastAsia="Times New Roman" w:cs="Times New Roman"/>
          <w:color w:val="24292E"/>
          <w:szCs w:val="24"/>
          <w:lang w:eastAsia="es-ES"/>
        </w:rPr>
        <w:t>Al realizar acciones, el sistema garantiza que los datos fueron procesados de manera correcta para ello se realizara pruebas unitarias de manera constante, ya que la metodología seleccionada para el desarrollo del sistema apoya.</w:t>
      </w:r>
    </w:p>
    <w:p w:rsidR="008D0CE9" w:rsidRPr="00C50DD1" w:rsidRDefault="008D0CE9" w:rsidP="00C50DD1">
      <w:pPr>
        <w:spacing w:after="206"/>
        <w:rPr>
          <w:rFonts w:eastAsia="Times New Roman" w:cs="Times New Roman"/>
          <w:color w:val="24292E"/>
          <w:szCs w:val="24"/>
          <w:lang w:eastAsia="es-ES"/>
        </w:rPr>
      </w:pPr>
      <w:r w:rsidRPr="00C50DD1">
        <w:rPr>
          <w:rFonts w:eastAsia="Times New Roman" w:cs="Times New Roman"/>
          <w:b/>
          <w:bCs/>
          <w:color w:val="24292E"/>
          <w:szCs w:val="24"/>
          <w:lang w:eastAsia="es-ES"/>
        </w:rPr>
        <w:t>Disponibilidad.</w:t>
      </w:r>
      <w:r w:rsidRPr="00C50DD1">
        <w:rPr>
          <w:rFonts w:eastAsia="Times New Roman" w:cs="Times New Roman"/>
          <w:color w:val="24292E"/>
          <w:szCs w:val="24"/>
          <w:lang w:eastAsia="es-ES"/>
        </w:rPr>
        <w:t> Se refiere a la continuidad de acceso a los elementos de información almacenados y procesados en un sistema informático, basándose en este principio, las herramientas de seguridad informática deber reforzar la permanencia del sistema informático, en condiciones de actividad adecuadas para que los usuarios accedan a los datos con la frecuencia y dedicación que requieran.</w:t>
      </w:r>
    </w:p>
    <w:p w:rsidR="008D0CE9" w:rsidRPr="00C50DD1" w:rsidRDefault="008D0CE9" w:rsidP="00C50DD1">
      <w:pPr>
        <w:spacing w:after="206"/>
        <w:rPr>
          <w:rFonts w:eastAsia="Times New Roman" w:cs="Times New Roman"/>
          <w:color w:val="24292E"/>
          <w:szCs w:val="24"/>
          <w:lang w:eastAsia="es-ES"/>
        </w:rPr>
      </w:pPr>
      <w:r w:rsidRPr="00C50DD1">
        <w:rPr>
          <w:rFonts w:eastAsia="Times New Roman" w:cs="Times New Roman"/>
          <w:color w:val="24292E"/>
          <w:szCs w:val="24"/>
          <w:lang w:eastAsia="es-ES"/>
        </w:rPr>
        <w:lastRenderedPageBreak/>
        <w:t>Este principio es importante en sistemas informáticos cuyo compromiso con el usuario, es prestar servicio permanente.</w:t>
      </w:r>
    </w:p>
    <w:p w:rsidR="008D0CE9" w:rsidRPr="00C50DD1" w:rsidRDefault="008D0CE9" w:rsidP="00C50DD1">
      <w:pPr>
        <w:spacing w:after="206"/>
        <w:rPr>
          <w:rFonts w:eastAsia="Times New Roman" w:cs="Times New Roman"/>
          <w:color w:val="24292E"/>
          <w:szCs w:val="24"/>
          <w:lang w:eastAsia="es-ES"/>
        </w:rPr>
      </w:pPr>
      <w:r w:rsidRPr="00C50DD1">
        <w:rPr>
          <w:rFonts w:eastAsia="Times New Roman" w:cs="Times New Roman"/>
          <w:b/>
          <w:bCs/>
          <w:color w:val="24292E"/>
          <w:szCs w:val="24"/>
          <w:lang w:eastAsia="es-ES"/>
        </w:rPr>
        <w:t>Autenticidad.</w:t>
      </w:r>
      <w:r w:rsidRPr="00C50DD1">
        <w:rPr>
          <w:rFonts w:eastAsia="Times New Roman" w:cs="Times New Roman"/>
          <w:color w:val="24292E"/>
          <w:szCs w:val="24"/>
          <w:lang w:eastAsia="es-ES"/>
        </w:rPr>
        <w:t> Es el proceso que se realiza para la identificación del usuario, en el desarrollo del proyecto se tomaran en cuenta los siguientes métodos de autentificación para la verificación de identidad.</w:t>
      </w:r>
    </w:p>
    <w:p w:rsidR="008D0CE9" w:rsidRPr="00C50DD1" w:rsidRDefault="008D0CE9" w:rsidP="006B3142">
      <w:pPr>
        <w:numPr>
          <w:ilvl w:val="0"/>
          <w:numId w:val="8"/>
        </w:numPr>
        <w:spacing w:before="100" w:beforeAutospacing="1" w:after="100" w:afterAutospacing="1"/>
        <w:rPr>
          <w:rFonts w:eastAsia="Times New Roman" w:cs="Times New Roman"/>
          <w:color w:val="24292E"/>
          <w:szCs w:val="24"/>
          <w:lang w:eastAsia="es-ES"/>
        </w:rPr>
      </w:pPr>
      <w:r w:rsidRPr="00C50DD1">
        <w:rPr>
          <w:rFonts w:eastAsia="Times New Roman" w:cs="Times New Roman"/>
          <w:b/>
          <w:bCs/>
          <w:color w:val="24292E"/>
          <w:szCs w:val="24"/>
          <w:lang w:eastAsia="es-ES"/>
        </w:rPr>
        <w:t>Autentificación de usuario.</w:t>
      </w:r>
      <w:r w:rsidRPr="00C50DD1">
        <w:rPr>
          <w:rFonts w:eastAsia="Times New Roman" w:cs="Times New Roman"/>
          <w:color w:val="24292E"/>
          <w:szCs w:val="24"/>
          <w:lang w:eastAsia="es-ES"/>
        </w:rPr>
        <w:t> Previene el ingreso a personas no autorizadas, el usuario se da conocer mediante un nombre de usuario y su respectiva contraseña</w:t>
      </w:r>
    </w:p>
    <w:p w:rsidR="008D0CE9" w:rsidRPr="00C50DD1" w:rsidRDefault="008D0CE9" w:rsidP="006B3142">
      <w:pPr>
        <w:numPr>
          <w:ilvl w:val="0"/>
          <w:numId w:val="8"/>
        </w:numPr>
        <w:spacing w:before="60" w:after="100" w:afterAutospacing="1"/>
        <w:rPr>
          <w:rFonts w:eastAsia="Times New Roman" w:cs="Times New Roman"/>
          <w:color w:val="24292E"/>
          <w:szCs w:val="24"/>
          <w:lang w:eastAsia="es-ES"/>
        </w:rPr>
      </w:pPr>
      <w:r w:rsidRPr="00C50DD1">
        <w:rPr>
          <w:rFonts w:eastAsia="Times New Roman" w:cs="Times New Roman"/>
          <w:b/>
          <w:bCs/>
          <w:color w:val="24292E"/>
          <w:szCs w:val="24"/>
          <w:lang w:eastAsia="es-ES"/>
        </w:rPr>
        <w:t>Permiso por roles.</w:t>
      </w:r>
      <w:r w:rsidRPr="00C50DD1">
        <w:rPr>
          <w:rFonts w:eastAsia="Times New Roman" w:cs="Times New Roman"/>
          <w:color w:val="24292E"/>
          <w:szCs w:val="24"/>
          <w:lang w:eastAsia="es-ES"/>
        </w:rPr>
        <w:t> Restringe al sistema de usuario no autorizados para ciertas funcionalidades del sistema, aplicando en ella la integración de la información.</w:t>
      </w:r>
    </w:p>
    <w:p w:rsidR="008D0CE9" w:rsidRPr="00C50DD1" w:rsidRDefault="008D0CE9" w:rsidP="006B3142">
      <w:pPr>
        <w:numPr>
          <w:ilvl w:val="0"/>
          <w:numId w:val="8"/>
        </w:numPr>
        <w:spacing w:before="60" w:after="100" w:afterAutospacing="1"/>
        <w:rPr>
          <w:rFonts w:eastAsia="Times New Roman" w:cs="Times New Roman"/>
          <w:color w:val="24292E"/>
          <w:szCs w:val="24"/>
          <w:lang w:eastAsia="es-ES"/>
        </w:rPr>
      </w:pPr>
      <w:r w:rsidRPr="00C50DD1">
        <w:rPr>
          <w:rFonts w:eastAsia="Times New Roman" w:cs="Times New Roman"/>
          <w:b/>
          <w:bCs/>
          <w:color w:val="24292E"/>
          <w:szCs w:val="24"/>
          <w:lang w:eastAsia="es-ES"/>
        </w:rPr>
        <w:t>Modalidad de accesos.</w:t>
      </w:r>
      <w:r w:rsidRPr="00C50DD1">
        <w:rPr>
          <w:rFonts w:eastAsia="Times New Roman" w:cs="Times New Roman"/>
          <w:color w:val="24292E"/>
          <w:szCs w:val="24"/>
          <w:lang w:eastAsia="es-ES"/>
        </w:rPr>
        <w:t> El ingreso al sistema con ciertos accesos permitidos por un rol, teniendo la capacidad de desactivar un usuario en caso de contingencias a prepararse.</w:t>
      </w:r>
    </w:p>
    <w:p w:rsidR="008D0CE9" w:rsidRPr="004C2A0D" w:rsidRDefault="008D0CE9" w:rsidP="00C50DD1">
      <w:pPr>
        <w:numPr>
          <w:ilvl w:val="0"/>
          <w:numId w:val="8"/>
        </w:numPr>
        <w:spacing w:before="60" w:after="100" w:afterAutospacing="1"/>
        <w:rPr>
          <w:rFonts w:eastAsia="Times New Roman" w:cs="Times New Roman"/>
          <w:color w:val="24292E"/>
          <w:szCs w:val="24"/>
          <w:lang w:eastAsia="es-ES"/>
        </w:rPr>
      </w:pPr>
      <w:r w:rsidRPr="004C2A0D">
        <w:rPr>
          <w:rFonts w:eastAsia="Times New Roman" w:cs="Times New Roman"/>
          <w:b/>
          <w:bCs/>
          <w:color w:val="24292E"/>
          <w:szCs w:val="24"/>
          <w:lang w:eastAsia="es-ES"/>
        </w:rPr>
        <w:t>Monitoreo del control de acceso.</w:t>
      </w:r>
      <w:r w:rsidRPr="004C2A0D">
        <w:rPr>
          <w:rFonts w:eastAsia="Times New Roman" w:cs="Times New Roman"/>
          <w:color w:val="24292E"/>
          <w:szCs w:val="24"/>
          <w:lang w:eastAsia="es-ES"/>
        </w:rPr>
        <w:t> El control de acceso es controlado automáticamente, obteniendo los datos necesarios de las acciones realzadas. Se ve conveniente desarrollar un control de seguridad en diferentes aspectos del sistema para prevenir posibles ataques. Los datos que se muestran en la siguiente tabla son considerados para un soporte de seguridad del sistema.</w:t>
      </w:r>
    </w:p>
    <w:p w:rsidR="004C2A0D" w:rsidRPr="00C50DD1" w:rsidRDefault="004C2A0D" w:rsidP="004C2A0D">
      <w:pPr>
        <w:pStyle w:val="Ttulo4"/>
      </w:pPr>
      <w:bookmarkStart w:id="198" w:name="_Toc510713223"/>
      <w:bookmarkStart w:id="199" w:name="_Toc510713408"/>
      <w:bookmarkStart w:id="200" w:name="_Toc513531517"/>
      <w:r w:rsidRPr="00C50DD1">
        <w:t>Pruebas unitarias</w:t>
      </w:r>
      <w:bookmarkEnd w:id="198"/>
      <w:bookmarkEnd w:id="199"/>
      <w:bookmarkEnd w:id="200"/>
    </w:p>
    <w:p w:rsidR="004C2A0D" w:rsidRPr="00C50DD1" w:rsidRDefault="004C2A0D" w:rsidP="004C2A0D">
      <w:pPr>
        <w:spacing w:after="206"/>
        <w:rPr>
          <w:rFonts w:eastAsia="Times New Roman" w:cs="Times New Roman"/>
          <w:color w:val="24292E"/>
          <w:szCs w:val="24"/>
          <w:lang w:eastAsia="es-ES"/>
        </w:rPr>
      </w:pPr>
      <w:r w:rsidRPr="00C50DD1">
        <w:rPr>
          <w:rFonts w:eastAsia="Times New Roman" w:cs="Times New Roman"/>
          <w:color w:val="24292E"/>
          <w:szCs w:val="24"/>
          <w:lang w:eastAsia="es-ES"/>
        </w:rPr>
        <w:t xml:space="preserve">Las pruebas unitarias se utilizan para ejecutar otro código fuente llamando directamente a los métodos de una clase, pasando los parámetros apropiado, si incluye instrucciones ASSERT, éstas pueden probar los valores que se generan con respecto a los valores esperados. Los métodos de pruebas unitarias residen en clases Test, que se almacenan </w:t>
      </w:r>
      <w:r w:rsidR="008E078F">
        <w:rPr>
          <w:rFonts w:eastAsia="Times New Roman" w:cs="Times New Roman"/>
          <w:color w:val="24292E"/>
          <w:szCs w:val="24"/>
          <w:lang w:eastAsia="es-ES"/>
        </w:rPr>
        <w:t>en archivos de código fuente [17</w:t>
      </w:r>
      <w:r w:rsidRPr="00C50DD1">
        <w:rPr>
          <w:rFonts w:eastAsia="Times New Roman" w:cs="Times New Roman"/>
          <w:color w:val="24292E"/>
          <w:szCs w:val="24"/>
          <w:lang w:eastAsia="es-ES"/>
        </w:rPr>
        <w:t>].</w:t>
      </w:r>
    </w:p>
    <w:p w:rsidR="004C2A0D" w:rsidRPr="00C50DD1" w:rsidRDefault="004C2A0D" w:rsidP="004C2A0D">
      <w:pPr>
        <w:spacing w:after="206"/>
        <w:rPr>
          <w:rFonts w:eastAsia="Times New Roman" w:cs="Times New Roman"/>
          <w:color w:val="24292E"/>
          <w:szCs w:val="24"/>
          <w:lang w:eastAsia="es-ES"/>
        </w:rPr>
      </w:pPr>
      <w:r w:rsidRPr="00C50DD1">
        <w:rPr>
          <w:rFonts w:eastAsia="Times New Roman" w:cs="Times New Roman"/>
          <w:color w:val="24292E"/>
          <w:szCs w:val="24"/>
          <w:lang w:eastAsia="es-ES"/>
        </w:rPr>
        <w:t>Unit Test es un trozo de código desarrollado con el único objetivo de verificar que una rutina o función de nuestro código está funcionando según se espera [</w:t>
      </w:r>
      <w:r w:rsidR="008E078F">
        <w:rPr>
          <w:rFonts w:eastAsia="Times New Roman" w:cs="Times New Roman"/>
          <w:color w:val="24292E"/>
          <w:szCs w:val="24"/>
          <w:lang w:eastAsia="es-ES"/>
        </w:rPr>
        <w:t>19</w:t>
      </w:r>
      <w:r w:rsidRPr="00C50DD1">
        <w:rPr>
          <w:rFonts w:eastAsia="Times New Roman" w:cs="Times New Roman"/>
          <w:color w:val="24292E"/>
          <w:szCs w:val="24"/>
          <w:lang w:eastAsia="es-ES"/>
        </w:rPr>
        <w:t>]. Para asegurar la calidad del código entregado se realizan pruebas unitarias, es la mejor forma de detec</w:t>
      </w:r>
      <w:r w:rsidR="008E078F">
        <w:rPr>
          <w:rFonts w:eastAsia="Times New Roman" w:cs="Times New Roman"/>
          <w:color w:val="24292E"/>
          <w:szCs w:val="24"/>
          <w:lang w:eastAsia="es-ES"/>
        </w:rPr>
        <w:t>tar errores en el desarrollo [17</w:t>
      </w:r>
      <w:r w:rsidRPr="00C50DD1">
        <w:rPr>
          <w:rFonts w:eastAsia="Times New Roman" w:cs="Times New Roman"/>
          <w:color w:val="24292E"/>
          <w:szCs w:val="24"/>
          <w:lang w:eastAsia="es-ES"/>
        </w:rPr>
        <w:t>].</w:t>
      </w:r>
    </w:p>
    <w:p w:rsidR="004C2A0D" w:rsidRPr="00C50DD1" w:rsidRDefault="004C2A0D" w:rsidP="004C2A0D">
      <w:pPr>
        <w:spacing w:after="206"/>
        <w:rPr>
          <w:rFonts w:eastAsia="Times New Roman" w:cs="Times New Roman"/>
          <w:color w:val="24292E"/>
          <w:szCs w:val="24"/>
          <w:lang w:eastAsia="es-ES"/>
        </w:rPr>
      </w:pPr>
      <w:r w:rsidRPr="00C50DD1">
        <w:rPr>
          <w:rFonts w:eastAsia="Times New Roman" w:cs="Times New Roman"/>
          <w:color w:val="24292E"/>
          <w:szCs w:val="24"/>
          <w:lang w:eastAsia="es-ES"/>
        </w:rPr>
        <w:lastRenderedPageBreak/>
        <w:t>Para que una prueba unitaria funciones correctamente se debe seguir los siguientes requisitos.</w:t>
      </w:r>
    </w:p>
    <w:p w:rsidR="004C2A0D" w:rsidRPr="00C50DD1" w:rsidRDefault="004C2A0D" w:rsidP="004C2A0D">
      <w:pPr>
        <w:numPr>
          <w:ilvl w:val="0"/>
          <w:numId w:val="6"/>
        </w:numPr>
        <w:spacing w:before="100" w:beforeAutospacing="1" w:after="100" w:afterAutospacing="1"/>
        <w:rPr>
          <w:rFonts w:eastAsia="Times New Roman" w:cs="Times New Roman"/>
          <w:color w:val="24292E"/>
          <w:szCs w:val="24"/>
          <w:lang w:eastAsia="es-ES"/>
        </w:rPr>
      </w:pPr>
      <w:r w:rsidRPr="00C50DD1">
        <w:rPr>
          <w:rFonts w:eastAsia="Times New Roman" w:cs="Times New Roman"/>
          <w:b/>
          <w:bCs/>
          <w:color w:val="24292E"/>
          <w:szCs w:val="24"/>
          <w:lang w:eastAsia="es-ES"/>
        </w:rPr>
        <w:t>Completas.</w:t>
      </w:r>
      <w:r w:rsidRPr="00C50DD1">
        <w:rPr>
          <w:rFonts w:eastAsia="Times New Roman" w:cs="Times New Roman"/>
          <w:color w:val="24292E"/>
          <w:szCs w:val="24"/>
          <w:lang w:eastAsia="es-ES"/>
        </w:rPr>
        <w:t> Deben cubrir la mayor cantidad de código.</w:t>
      </w:r>
    </w:p>
    <w:p w:rsidR="004C2A0D" w:rsidRPr="00C50DD1" w:rsidRDefault="004C2A0D" w:rsidP="009950E2">
      <w:pPr>
        <w:numPr>
          <w:ilvl w:val="0"/>
          <w:numId w:val="6"/>
        </w:numPr>
        <w:spacing w:before="60" w:after="100" w:afterAutospacing="1"/>
        <w:rPr>
          <w:rFonts w:eastAsia="Times New Roman" w:cs="Times New Roman"/>
          <w:color w:val="24292E"/>
          <w:szCs w:val="24"/>
          <w:lang w:eastAsia="es-ES"/>
        </w:rPr>
      </w:pPr>
      <w:r w:rsidRPr="00C50DD1">
        <w:rPr>
          <w:rFonts w:eastAsia="Times New Roman" w:cs="Times New Roman"/>
          <w:b/>
          <w:bCs/>
          <w:color w:val="24292E"/>
          <w:szCs w:val="24"/>
          <w:lang w:eastAsia="es-ES"/>
        </w:rPr>
        <w:t>Repetibles o reutilizables.</w:t>
      </w:r>
      <w:r w:rsidRPr="00C50DD1">
        <w:rPr>
          <w:rFonts w:eastAsia="Times New Roman" w:cs="Times New Roman"/>
          <w:color w:val="24292E"/>
          <w:szCs w:val="24"/>
          <w:lang w:eastAsia="es-ES"/>
        </w:rPr>
        <w:t> No se deben crear pruebas que solo puedan ser ejecutadas una sola vez.</w:t>
      </w:r>
    </w:p>
    <w:p w:rsidR="004C2A0D" w:rsidRPr="00C50DD1" w:rsidRDefault="004C2A0D" w:rsidP="004C2A0D">
      <w:pPr>
        <w:numPr>
          <w:ilvl w:val="0"/>
          <w:numId w:val="6"/>
        </w:numPr>
        <w:spacing w:before="60" w:after="100" w:afterAutospacing="1"/>
        <w:rPr>
          <w:rFonts w:eastAsia="Times New Roman" w:cs="Times New Roman"/>
          <w:color w:val="24292E"/>
          <w:szCs w:val="24"/>
          <w:lang w:eastAsia="es-ES"/>
        </w:rPr>
      </w:pPr>
      <w:r w:rsidRPr="00C50DD1">
        <w:rPr>
          <w:rFonts w:eastAsia="Times New Roman" w:cs="Times New Roman"/>
          <w:b/>
          <w:bCs/>
          <w:color w:val="24292E"/>
          <w:szCs w:val="24"/>
          <w:lang w:eastAsia="es-ES"/>
        </w:rPr>
        <w:t>Independientes.</w:t>
      </w:r>
      <w:r w:rsidRPr="00C50DD1">
        <w:rPr>
          <w:rFonts w:eastAsia="Times New Roman" w:cs="Times New Roman"/>
          <w:color w:val="24292E"/>
          <w:szCs w:val="24"/>
          <w:lang w:eastAsia="es-ES"/>
        </w:rPr>
        <w:t> La ejecución de una prueba no debe afectar a la ejecución de otra.</w:t>
      </w:r>
    </w:p>
    <w:p w:rsidR="004C2A0D" w:rsidRPr="00C50DD1" w:rsidRDefault="004C2A0D" w:rsidP="004C2A0D">
      <w:pPr>
        <w:numPr>
          <w:ilvl w:val="0"/>
          <w:numId w:val="6"/>
        </w:numPr>
        <w:spacing w:before="60" w:after="100" w:afterAutospacing="1"/>
        <w:rPr>
          <w:rFonts w:eastAsia="Times New Roman" w:cs="Times New Roman"/>
          <w:color w:val="24292E"/>
          <w:szCs w:val="24"/>
          <w:lang w:eastAsia="es-ES"/>
        </w:rPr>
      </w:pPr>
      <w:r w:rsidRPr="00C50DD1">
        <w:rPr>
          <w:rFonts w:eastAsia="Times New Roman" w:cs="Times New Roman"/>
          <w:b/>
          <w:bCs/>
          <w:color w:val="24292E"/>
          <w:szCs w:val="24"/>
          <w:lang w:eastAsia="es-ES"/>
        </w:rPr>
        <w:t>Profesionales.</w:t>
      </w:r>
      <w:r w:rsidRPr="00C50DD1">
        <w:rPr>
          <w:rFonts w:eastAsia="Times New Roman" w:cs="Times New Roman"/>
          <w:color w:val="24292E"/>
          <w:szCs w:val="24"/>
          <w:lang w:eastAsia="es-ES"/>
        </w:rPr>
        <w:t> Las pruebas deben ser consideradas igual que el código, con la misma profesionalidad y documentación.</w:t>
      </w:r>
    </w:p>
    <w:p w:rsidR="004C2A0D" w:rsidRDefault="004C2A0D" w:rsidP="004C2A0D">
      <w:pPr>
        <w:spacing w:after="206"/>
        <w:rPr>
          <w:rFonts w:eastAsia="Times New Roman" w:cs="Times New Roman"/>
          <w:color w:val="24292E"/>
          <w:szCs w:val="24"/>
          <w:lang w:eastAsia="es-ES"/>
        </w:rPr>
      </w:pPr>
      <w:r w:rsidRPr="00C50DD1">
        <w:rPr>
          <w:rFonts w:eastAsia="Times New Roman" w:cs="Times New Roman"/>
          <w:color w:val="24292E"/>
          <w:szCs w:val="24"/>
          <w:lang w:eastAsia="es-ES"/>
        </w:rPr>
        <w:t>El objetivo de las pruebas unitarias es aislar cada parte del programa y mostrar que las partes individuales del código son correctas. Por la estructura de la arquitectura del presente proyecto la facilidad de uso de las pruebas unitarias es más aplicable ya que a nivel del cliente se realizaran Unit Testing.</w:t>
      </w:r>
    </w:p>
    <w:p w:rsidR="004C2A0D" w:rsidRDefault="004C2A0D" w:rsidP="004C2A0D">
      <w:pPr>
        <w:spacing w:after="206"/>
        <w:rPr>
          <w:rFonts w:eastAsia="Times New Roman" w:cs="Times New Roman"/>
          <w:color w:val="24292E"/>
          <w:szCs w:val="24"/>
          <w:lang w:eastAsia="es-ES"/>
        </w:rPr>
      </w:pPr>
    </w:p>
    <w:p w:rsidR="004C2A0D" w:rsidRPr="00C50DD1" w:rsidRDefault="004C2A0D" w:rsidP="004C2A0D">
      <w:pPr>
        <w:spacing w:after="206"/>
        <w:rPr>
          <w:rFonts w:eastAsia="Times New Roman" w:cs="Times New Roman"/>
          <w:color w:val="24292E"/>
          <w:szCs w:val="24"/>
          <w:lang w:eastAsia="es-ES"/>
        </w:rPr>
      </w:pPr>
    </w:p>
    <w:p w:rsidR="000A1443" w:rsidRDefault="000A1443" w:rsidP="00C50DD1">
      <w:pPr>
        <w:spacing w:before="60" w:after="100" w:afterAutospacing="1"/>
        <w:rPr>
          <w:rFonts w:eastAsia="Times New Roman" w:cs="Times New Roman"/>
          <w:color w:val="24292E"/>
          <w:szCs w:val="24"/>
          <w:lang w:eastAsia="es-ES"/>
        </w:rPr>
      </w:pPr>
    </w:p>
    <w:p w:rsidR="000A1443" w:rsidRDefault="000A1443" w:rsidP="00C50DD1">
      <w:pPr>
        <w:spacing w:before="60" w:after="100" w:afterAutospacing="1"/>
        <w:rPr>
          <w:rFonts w:eastAsia="Times New Roman" w:cs="Times New Roman"/>
          <w:color w:val="24292E"/>
          <w:szCs w:val="24"/>
          <w:lang w:eastAsia="es-ES"/>
        </w:rPr>
      </w:pPr>
    </w:p>
    <w:p w:rsidR="000A1443" w:rsidRDefault="000A1443" w:rsidP="00C50DD1">
      <w:pPr>
        <w:spacing w:before="60" w:after="100" w:afterAutospacing="1"/>
        <w:rPr>
          <w:rFonts w:eastAsia="Times New Roman" w:cs="Times New Roman"/>
          <w:color w:val="24292E"/>
          <w:szCs w:val="24"/>
          <w:lang w:eastAsia="es-ES"/>
        </w:rPr>
      </w:pPr>
    </w:p>
    <w:p w:rsidR="000A1443" w:rsidRDefault="000A1443" w:rsidP="00C50DD1">
      <w:pPr>
        <w:spacing w:before="60" w:after="100" w:afterAutospacing="1"/>
        <w:rPr>
          <w:rFonts w:eastAsia="Times New Roman" w:cs="Times New Roman"/>
          <w:color w:val="24292E"/>
          <w:szCs w:val="24"/>
          <w:lang w:eastAsia="es-ES"/>
        </w:rPr>
      </w:pPr>
    </w:p>
    <w:p w:rsidR="000A1443" w:rsidRDefault="000A1443" w:rsidP="00C50DD1">
      <w:pPr>
        <w:spacing w:before="60" w:after="100" w:afterAutospacing="1"/>
        <w:rPr>
          <w:rFonts w:eastAsia="Times New Roman" w:cs="Times New Roman"/>
          <w:color w:val="24292E"/>
          <w:szCs w:val="24"/>
          <w:lang w:eastAsia="es-ES"/>
        </w:rPr>
      </w:pPr>
    </w:p>
    <w:p w:rsidR="000A1443" w:rsidRDefault="000A1443" w:rsidP="00C50DD1">
      <w:pPr>
        <w:spacing w:before="60" w:after="100" w:afterAutospacing="1"/>
        <w:rPr>
          <w:rFonts w:eastAsia="Times New Roman" w:cs="Times New Roman"/>
          <w:color w:val="24292E"/>
          <w:szCs w:val="24"/>
          <w:lang w:eastAsia="es-ES"/>
        </w:rPr>
      </w:pPr>
    </w:p>
    <w:p w:rsidR="000A1443" w:rsidRDefault="000A1443" w:rsidP="00C50DD1">
      <w:pPr>
        <w:spacing w:before="60" w:after="100" w:afterAutospacing="1"/>
        <w:rPr>
          <w:rFonts w:eastAsia="Times New Roman" w:cs="Times New Roman"/>
          <w:color w:val="24292E"/>
          <w:szCs w:val="24"/>
          <w:lang w:eastAsia="es-ES"/>
        </w:rPr>
      </w:pPr>
    </w:p>
    <w:p w:rsidR="000A1443" w:rsidRDefault="000A1443" w:rsidP="00C50DD1">
      <w:pPr>
        <w:spacing w:before="60" w:after="100" w:afterAutospacing="1"/>
        <w:rPr>
          <w:rFonts w:eastAsia="Times New Roman" w:cs="Times New Roman"/>
          <w:color w:val="24292E"/>
          <w:szCs w:val="24"/>
          <w:lang w:eastAsia="es-ES"/>
        </w:rPr>
      </w:pPr>
    </w:p>
    <w:p w:rsidR="000311AA" w:rsidRPr="00C50DD1" w:rsidRDefault="000311AA" w:rsidP="007A0202">
      <w:pPr>
        <w:pStyle w:val="Ttulo1"/>
      </w:pPr>
      <w:bookmarkStart w:id="201" w:name="_Toc510713226"/>
      <w:bookmarkStart w:id="202" w:name="_Toc510713411"/>
      <w:bookmarkStart w:id="203" w:name="_Toc513531518"/>
      <w:r w:rsidRPr="00C50DD1">
        <w:lastRenderedPageBreak/>
        <w:t>CAPÍTULO</w:t>
      </w:r>
      <w:bookmarkEnd w:id="201"/>
      <w:bookmarkEnd w:id="202"/>
      <w:bookmarkEnd w:id="203"/>
      <w:ins w:id="204" w:author="wagos" w:date="2018-05-09T16:56:00Z">
        <w:r w:rsidR="0042150A">
          <w:t xml:space="preserve"> /* arreglar formato */</w:t>
        </w:r>
      </w:ins>
    </w:p>
    <w:p w:rsidR="000311AA" w:rsidRPr="00C50DD1" w:rsidRDefault="000311AA" w:rsidP="007A0202">
      <w:pPr>
        <w:pStyle w:val="Ttulo2"/>
      </w:pPr>
      <w:bookmarkStart w:id="205" w:name="_Toc510713227"/>
      <w:bookmarkStart w:id="206" w:name="_Toc510713412"/>
      <w:bookmarkStart w:id="207" w:name="_Toc513531519"/>
      <w:r w:rsidRPr="00C50DD1">
        <w:t>MARCO PRÁCTICO</w:t>
      </w:r>
      <w:bookmarkEnd w:id="205"/>
      <w:bookmarkEnd w:id="206"/>
      <w:bookmarkEnd w:id="207"/>
    </w:p>
    <w:p w:rsidR="006A08A5" w:rsidRPr="006A08A5" w:rsidRDefault="006A08A5" w:rsidP="006A08A5">
      <w:bookmarkStart w:id="208" w:name="_Toc510713228"/>
      <w:bookmarkStart w:id="209" w:name="_Toc510713413"/>
      <w:r w:rsidRPr="006A08A5">
        <w:t xml:space="preserve">En este capítulo se realiza un análisis físico y lógico del sistema, tanto en la descripción del sistema como en los procesos. Se verán los requerimientos y sus respectivos diagramas para el desarrollo del software. La metodología que se utilizará es XP (eXtreme Programing), </w:t>
      </w:r>
    </w:p>
    <w:p w:rsidR="006A08A5" w:rsidRPr="006A08A5" w:rsidRDefault="006A08A5" w:rsidP="006A08A5">
      <w:r w:rsidRPr="006A08A5">
        <w:t xml:space="preserve">La Metodología XP tiene definida cuatro fases importantes que tomaremos en cuenta para el desarrollo del presente proyecto y son las siguientes: </w:t>
      </w:r>
    </w:p>
    <w:p w:rsidR="006A08A5" w:rsidRPr="006A08A5" w:rsidRDefault="006A08A5" w:rsidP="00A257E0">
      <w:pPr>
        <w:pStyle w:val="Prrafodelista"/>
        <w:numPr>
          <w:ilvl w:val="0"/>
          <w:numId w:val="28"/>
        </w:numPr>
      </w:pPr>
      <w:r>
        <w:t>Planificación</w:t>
      </w:r>
    </w:p>
    <w:p w:rsidR="006A08A5" w:rsidRPr="006A08A5" w:rsidRDefault="006A08A5" w:rsidP="00A257E0">
      <w:pPr>
        <w:pStyle w:val="Prrafodelista"/>
        <w:numPr>
          <w:ilvl w:val="0"/>
          <w:numId w:val="28"/>
        </w:numPr>
      </w:pPr>
      <w:r>
        <w:t>Diseño</w:t>
      </w:r>
    </w:p>
    <w:p w:rsidR="006A08A5" w:rsidRPr="006A08A5" w:rsidRDefault="006A08A5" w:rsidP="00A257E0">
      <w:pPr>
        <w:pStyle w:val="Prrafodelista"/>
        <w:numPr>
          <w:ilvl w:val="0"/>
          <w:numId w:val="28"/>
        </w:numPr>
      </w:pPr>
      <w:r>
        <w:t>Codificación</w:t>
      </w:r>
    </w:p>
    <w:p w:rsidR="006A08A5" w:rsidRDefault="006A08A5" w:rsidP="006A08A5">
      <w:pPr>
        <w:pStyle w:val="Prrafodelista"/>
        <w:numPr>
          <w:ilvl w:val="0"/>
          <w:numId w:val="28"/>
        </w:numPr>
      </w:pPr>
      <w:r>
        <w:t>Pruebas</w:t>
      </w:r>
    </w:p>
    <w:p w:rsidR="000311AA" w:rsidRPr="00C50DD1" w:rsidRDefault="000311AA" w:rsidP="00703870">
      <w:pPr>
        <w:pStyle w:val="Ttulo3"/>
      </w:pPr>
      <w:bookmarkStart w:id="210" w:name="_Toc510713238"/>
      <w:bookmarkStart w:id="211" w:name="_Toc510713423"/>
      <w:bookmarkStart w:id="212" w:name="_Toc513531520"/>
      <w:bookmarkEnd w:id="208"/>
      <w:bookmarkEnd w:id="209"/>
      <w:r w:rsidRPr="00C50DD1">
        <w:t>Diseño del modelo actual</w:t>
      </w:r>
      <w:bookmarkEnd w:id="210"/>
      <w:bookmarkEnd w:id="211"/>
      <w:bookmarkEnd w:id="212"/>
      <w:r w:rsidRPr="00C50DD1">
        <w:t xml:space="preserve"> </w:t>
      </w:r>
      <w:ins w:id="213" w:author="wagos" w:date="2018-05-09T16:58:00Z">
        <w:r w:rsidR="0042150A">
          <w:t>/*es modelo de negocio */</w:t>
        </w:r>
      </w:ins>
    </w:p>
    <w:p w:rsidR="003D51F2" w:rsidRPr="003D51F2" w:rsidRDefault="003D51F2" w:rsidP="003D51F2">
      <w:r w:rsidRPr="003D51F2">
        <w:t>Para describir la forma de trabajo que actualmente se desarroll</w:t>
      </w:r>
      <w:r>
        <w:t xml:space="preserve">a en la biblioteca Sighart </w:t>
      </w:r>
      <w:ins w:id="214" w:author="wagos" w:date="2018-05-09T16:56:00Z">
        <w:r w:rsidR="0042150A">
          <w:t>K</w:t>
        </w:r>
      </w:ins>
      <w:del w:id="215" w:author="wagos" w:date="2018-05-09T16:56:00Z">
        <w:r w:rsidDel="0042150A">
          <w:delText>k</w:delText>
        </w:r>
      </w:del>
      <w:r>
        <w:t>lauss</w:t>
      </w:r>
      <w:r w:rsidRPr="003D51F2">
        <w:t>, se utiliza diagramas de flujos de trabajo mediante la cual se puede apreciar la secuencia de acciones empleadas en el proceso de soporte a usuarios y los responsables o encargados de las di</w:t>
      </w:r>
      <w:r>
        <w:t>ferentes actividades aplicadas.</w:t>
      </w:r>
    </w:p>
    <w:p w:rsidR="003D51F2" w:rsidRPr="003D51F2" w:rsidRDefault="003D51F2" w:rsidP="003D51F2">
      <w:r w:rsidRPr="003D51F2">
        <w:t xml:space="preserve">Las personas </w:t>
      </w:r>
      <w:r>
        <w:t>implicadas en este proceso son:</w:t>
      </w:r>
    </w:p>
    <w:p w:rsidR="003D51F2" w:rsidRPr="003D51F2" w:rsidRDefault="003D51F2" w:rsidP="003D51F2">
      <w:r w:rsidRPr="00CA65AA">
        <w:rPr>
          <w:b/>
        </w:rPr>
        <w:t xml:space="preserve">Encargado. </w:t>
      </w:r>
      <w:r>
        <w:t>Persona encargada de entregar el libro que un lector desea prestarse. Y reponer los materiales bibliográficos que fueron prestados y devueltos.</w:t>
      </w:r>
    </w:p>
    <w:p w:rsidR="003D51F2" w:rsidRPr="003D51F2" w:rsidRDefault="003D51F2" w:rsidP="003D51F2">
      <w:r w:rsidRPr="00CA65AA">
        <w:rPr>
          <w:b/>
        </w:rPr>
        <w:t>Administrador.</w:t>
      </w:r>
      <w:r w:rsidRPr="003D51F2">
        <w:t xml:space="preserve"> Persona encargada </w:t>
      </w:r>
      <w:r>
        <w:t>de registrar nuevos materiales bibliográficos</w:t>
      </w:r>
      <w:r w:rsidRPr="003D51F2">
        <w:t>.</w:t>
      </w:r>
    </w:p>
    <w:p w:rsidR="003D51F2" w:rsidRPr="003D51F2" w:rsidRDefault="003D51F2" w:rsidP="003D51F2">
      <w:r w:rsidRPr="00CA65AA">
        <w:rPr>
          <w:b/>
        </w:rPr>
        <w:t>Lector.</w:t>
      </w:r>
      <w:r>
        <w:t xml:space="preserve"> Personas que desean prestarse materiales bibliográficos y que utilizan el buscador del sistema actual de la biblioteca.</w:t>
      </w:r>
    </w:p>
    <w:p w:rsidR="003D51F2" w:rsidRDefault="003D51F2" w:rsidP="003D51F2">
      <w:r w:rsidRPr="003D51F2">
        <w:t>A continuación, se mostrará el modelo de negocio actual una vez recolectado la mayor cantidad de información posible.</w:t>
      </w:r>
    </w:p>
    <w:p w:rsidR="00D359BE" w:rsidRPr="00C50DD1" w:rsidRDefault="00D359BE" w:rsidP="003D51F2">
      <w:pPr>
        <w:rPr>
          <w:rFonts w:cs="Times New Roman"/>
          <w:szCs w:val="24"/>
        </w:rPr>
      </w:pPr>
    </w:p>
    <w:p w:rsidR="000311AA" w:rsidRPr="00450BDA" w:rsidRDefault="000311AA" w:rsidP="00450BDA">
      <w:pPr>
        <w:pStyle w:val="figura"/>
      </w:pPr>
      <w:bookmarkStart w:id="216" w:name="_Toc510713239"/>
      <w:bookmarkStart w:id="217" w:name="_Toc510713424"/>
      <w:r w:rsidRPr="00450BDA">
        <w:lastRenderedPageBreak/>
        <w:t>Figura N° 3.5</w:t>
      </w:r>
      <w:bookmarkEnd w:id="216"/>
      <w:bookmarkEnd w:id="217"/>
    </w:p>
    <w:p w:rsidR="000311AA" w:rsidRPr="00450BDA" w:rsidRDefault="000311AA" w:rsidP="00450BDA">
      <w:pPr>
        <w:pStyle w:val="figura"/>
        <w:rPr>
          <w:rFonts w:cs="Times New Roman"/>
          <w:szCs w:val="24"/>
        </w:rPr>
      </w:pPr>
      <w:r w:rsidRPr="00450BDA">
        <w:rPr>
          <w:rFonts w:cs="Times New Roman"/>
          <w:szCs w:val="24"/>
        </w:rPr>
        <w:t>Diagrama actual del registro de usuario de la biblioteca Sighart Klauss</w:t>
      </w:r>
    </w:p>
    <w:p w:rsidR="000311AA" w:rsidRPr="00C50DD1" w:rsidRDefault="000311AA" w:rsidP="00C50DD1">
      <w:pPr>
        <w:spacing w:after="0"/>
        <w:rPr>
          <w:rFonts w:cs="Times New Roman"/>
          <w:b/>
          <w:szCs w:val="24"/>
        </w:rPr>
      </w:pPr>
      <w:r w:rsidRPr="00C50DD1">
        <w:rPr>
          <w:rFonts w:cs="Times New Roman"/>
          <w:b/>
          <w:noProof/>
          <w:szCs w:val="24"/>
          <w:lang w:eastAsia="es-ES"/>
        </w:rPr>
        <w:drawing>
          <wp:anchor distT="0" distB="0" distL="114300" distR="114300" simplePos="0" relativeHeight="251566080" behindDoc="1" locked="0" layoutInCell="1" allowOverlap="1" wp14:anchorId="6A5F120F" wp14:editId="5C44BA84">
            <wp:simplePos x="0" y="0"/>
            <wp:positionH relativeFrom="column">
              <wp:posOffset>113665</wp:posOffset>
            </wp:positionH>
            <wp:positionV relativeFrom="paragraph">
              <wp:posOffset>1905</wp:posOffset>
            </wp:positionV>
            <wp:extent cx="5402166" cy="7092564"/>
            <wp:effectExtent l="19050" t="0" r="8034" b="0"/>
            <wp:wrapNone/>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402166" cy="7092564"/>
                    </a:xfrm>
                    <a:prstGeom prst="rect">
                      <a:avLst/>
                    </a:prstGeom>
                    <a:noFill/>
                    <a:ln w="9525">
                      <a:noFill/>
                      <a:miter lim="800000"/>
                      <a:headEnd/>
                      <a:tailEnd/>
                    </a:ln>
                  </pic:spPr>
                </pic:pic>
              </a:graphicData>
            </a:graphic>
          </wp:anchor>
        </w:drawing>
      </w: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Default="000311AA" w:rsidP="00C50DD1">
      <w:pPr>
        <w:spacing w:after="0"/>
        <w:rPr>
          <w:rFonts w:cs="Times New Roman"/>
          <w:b/>
          <w:szCs w:val="24"/>
        </w:rPr>
      </w:pPr>
    </w:p>
    <w:p w:rsidR="003D51F2" w:rsidRDefault="003D51F2" w:rsidP="00C50DD1">
      <w:pPr>
        <w:spacing w:after="0"/>
        <w:rPr>
          <w:rFonts w:cs="Times New Roman"/>
          <w:b/>
          <w:szCs w:val="24"/>
        </w:rPr>
      </w:pPr>
    </w:p>
    <w:p w:rsidR="003D51F2" w:rsidRDefault="003D51F2" w:rsidP="00C50DD1">
      <w:pPr>
        <w:spacing w:after="0"/>
        <w:rPr>
          <w:rFonts w:cs="Times New Roman"/>
          <w:b/>
          <w:szCs w:val="24"/>
        </w:rPr>
      </w:pPr>
    </w:p>
    <w:p w:rsidR="003D51F2" w:rsidRDefault="003D51F2" w:rsidP="00C50DD1">
      <w:pPr>
        <w:spacing w:after="0"/>
        <w:rPr>
          <w:rFonts w:cs="Times New Roman"/>
          <w:b/>
          <w:szCs w:val="24"/>
        </w:rPr>
      </w:pPr>
    </w:p>
    <w:p w:rsidR="003D51F2" w:rsidRDefault="003D51F2" w:rsidP="00C50DD1">
      <w:pPr>
        <w:spacing w:after="0"/>
        <w:rPr>
          <w:rFonts w:cs="Times New Roman"/>
          <w:b/>
          <w:szCs w:val="24"/>
        </w:rPr>
      </w:pPr>
    </w:p>
    <w:p w:rsidR="003D51F2" w:rsidRDefault="003D51F2" w:rsidP="00C50DD1">
      <w:pPr>
        <w:spacing w:after="0"/>
        <w:rPr>
          <w:rFonts w:cs="Times New Roman"/>
          <w:b/>
          <w:szCs w:val="24"/>
        </w:rPr>
      </w:pPr>
    </w:p>
    <w:p w:rsidR="003D51F2" w:rsidRDefault="003D51F2" w:rsidP="00C50DD1">
      <w:pPr>
        <w:spacing w:after="0"/>
        <w:rPr>
          <w:rFonts w:cs="Times New Roman"/>
          <w:b/>
          <w:szCs w:val="24"/>
        </w:rPr>
      </w:pPr>
    </w:p>
    <w:p w:rsidR="003D51F2" w:rsidRDefault="003D51F2" w:rsidP="00C50DD1">
      <w:pPr>
        <w:spacing w:after="0"/>
        <w:rPr>
          <w:rFonts w:cs="Times New Roman"/>
          <w:b/>
          <w:szCs w:val="24"/>
        </w:rPr>
      </w:pPr>
    </w:p>
    <w:p w:rsidR="003D51F2" w:rsidRDefault="003D51F2" w:rsidP="00C50DD1">
      <w:pPr>
        <w:spacing w:after="0"/>
        <w:rPr>
          <w:rFonts w:cs="Times New Roman"/>
          <w:b/>
          <w:szCs w:val="24"/>
        </w:rPr>
      </w:pPr>
    </w:p>
    <w:p w:rsidR="003D51F2" w:rsidRPr="00C50DD1" w:rsidRDefault="003D51F2" w:rsidP="00C50DD1">
      <w:pPr>
        <w:spacing w:after="0"/>
        <w:rPr>
          <w:rFonts w:cs="Times New Roman"/>
          <w:b/>
          <w:szCs w:val="24"/>
        </w:rPr>
      </w:pPr>
    </w:p>
    <w:p w:rsidR="000311AA" w:rsidRPr="00C50DD1" w:rsidRDefault="000311AA" w:rsidP="00C50DD1">
      <w:pPr>
        <w:spacing w:after="0"/>
        <w:rPr>
          <w:rFonts w:cs="Times New Roman"/>
          <w:b/>
          <w:szCs w:val="24"/>
        </w:rPr>
      </w:pPr>
    </w:p>
    <w:p w:rsidR="003D51F2" w:rsidRPr="00C50DD1" w:rsidRDefault="003D51F2" w:rsidP="003D51F2">
      <w:r w:rsidRPr="00C50DD1">
        <w:rPr>
          <w:b/>
          <w:bCs/>
        </w:rPr>
        <w:t xml:space="preserve">Fuente. </w:t>
      </w:r>
      <w:r w:rsidRPr="00C50DD1">
        <w:t>[</w:t>
      </w:r>
      <w:r w:rsidR="00CA65AA">
        <w:t>2</w:t>
      </w:r>
      <w:r w:rsidR="008E078F">
        <w:t>1</w:t>
      </w:r>
      <w:r>
        <w:t>, Fig. 3.1</w:t>
      </w:r>
      <w:r w:rsidRPr="00C50DD1">
        <w:t>]</w:t>
      </w:r>
    </w:p>
    <w:p w:rsidR="000311AA" w:rsidRPr="00450BDA" w:rsidRDefault="000311AA" w:rsidP="00CA65AA">
      <w:pPr>
        <w:pStyle w:val="figura"/>
      </w:pPr>
      <w:bookmarkStart w:id="218" w:name="_Toc510713240"/>
      <w:bookmarkStart w:id="219" w:name="_Toc510713425"/>
      <w:r w:rsidRPr="00450BDA">
        <w:lastRenderedPageBreak/>
        <w:t>Figura N° 3.6</w:t>
      </w:r>
      <w:bookmarkEnd w:id="218"/>
      <w:bookmarkEnd w:id="219"/>
    </w:p>
    <w:p w:rsidR="000311AA" w:rsidRPr="00C50DD1" w:rsidRDefault="00CA65AA" w:rsidP="00D359BE">
      <w:pPr>
        <w:pStyle w:val="figura"/>
      </w:pPr>
      <w:r>
        <w:t xml:space="preserve">Diagrama actual del registro de materiales bibliográficos de la biblioteca Sighart Klauss </w:t>
      </w:r>
    </w:p>
    <w:p w:rsidR="000311AA" w:rsidRPr="00C50DD1" w:rsidRDefault="00CA65AA" w:rsidP="00C50DD1">
      <w:pPr>
        <w:pStyle w:val="Default"/>
        <w:spacing w:line="360" w:lineRule="auto"/>
        <w:rPr>
          <w:b/>
        </w:rPr>
      </w:pPr>
      <w:r w:rsidRPr="00C50DD1">
        <w:rPr>
          <w:b/>
          <w:bCs/>
          <w:noProof/>
          <w:lang w:eastAsia="es-ES"/>
        </w:rPr>
        <w:drawing>
          <wp:anchor distT="0" distB="0" distL="114300" distR="114300" simplePos="0" relativeHeight="251571200" behindDoc="1" locked="0" layoutInCell="1" allowOverlap="1" wp14:anchorId="53B44E77" wp14:editId="47331661">
            <wp:simplePos x="0" y="0"/>
            <wp:positionH relativeFrom="column">
              <wp:posOffset>684507</wp:posOffset>
            </wp:positionH>
            <wp:positionV relativeFrom="paragraph">
              <wp:posOffset>45720</wp:posOffset>
            </wp:positionV>
            <wp:extent cx="4521858" cy="6574155"/>
            <wp:effectExtent l="0" t="0" r="0" b="0"/>
            <wp:wrapNone/>
            <wp:docPr id="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4523258" cy="65761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Default="000311AA" w:rsidP="00C50DD1">
      <w:pPr>
        <w:spacing w:after="0"/>
        <w:rPr>
          <w:rFonts w:cs="Times New Roman"/>
          <w:b/>
          <w:szCs w:val="24"/>
        </w:rPr>
      </w:pPr>
    </w:p>
    <w:p w:rsidR="00CA65AA" w:rsidRDefault="00CA65AA" w:rsidP="00C50DD1">
      <w:pPr>
        <w:spacing w:after="0"/>
        <w:rPr>
          <w:rFonts w:cs="Times New Roman"/>
          <w:b/>
          <w:szCs w:val="24"/>
        </w:rPr>
      </w:pPr>
    </w:p>
    <w:p w:rsidR="00CA65AA" w:rsidRDefault="00CA65AA" w:rsidP="00C50DD1">
      <w:pPr>
        <w:spacing w:after="0"/>
        <w:rPr>
          <w:rFonts w:cs="Times New Roman"/>
          <w:b/>
          <w:szCs w:val="24"/>
        </w:rPr>
      </w:pPr>
    </w:p>
    <w:p w:rsidR="00CA65AA" w:rsidRPr="00CA65AA" w:rsidRDefault="00CA65AA" w:rsidP="00CA65AA">
      <w:pPr>
        <w:rPr>
          <w:u w:val="single"/>
        </w:rPr>
      </w:pPr>
      <w:r w:rsidRPr="00C50DD1">
        <w:rPr>
          <w:b/>
          <w:bCs/>
        </w:rPr>
        <w:t xml:space="preserve">Fuente. </w:t>
      </w:r>
      <w:r w:rsidRPr="00C50DD1">
        <w:t>[</w:t>
      </w:r>
      <w:r>
        <w:t>2</w:t>
      </w:r>
      <w:r w:rsidR="008E078F">
        <w:t>1</w:t>
      </w:r>
      <w:r>
        <w:t>, Fig. 3.2</w:t>
      </w:r>
      <w:r w:rsidRPr="00C50DD1">
        <w:t>]</w:t>
      </w:r>
    </w:p>
    <w:p w:rsidR="000311AA" w:rsidRPr="00C50DD1" w:rsidRDefault="00144577" w:rsidP="00450BDA">
      <w:pPr>
        <w:pStyle w:val="figura"/>
      </w:pPr>
      <w:r>
        <w:lastRenderedPageBreak/>
        <w:t>F</w:t>
      </w:r>
      <w:r w:rsidR="000311AA" w:rsidRPr="00C50DD1">
        <w:t>igura N° 3.7</w:t>
      </w:r>
    </w:p>
    <w:p w:rsidR="000311AA" w:rsidRPr="00C50DD1" w:rsidRDefault="000311AA" w:rsidP="00450BDA">
      <w:pPr>
        <w:pStyle w:val="figura"/>
        <w:rPr>
          <w:rFonts w:cs="Times New Roman"/>
          <w:szCs w:val="24"/>
        </w:rPr>
      </w:pPr>
      <w:r w:rsidRPr="00C50DD1">
        <w:rPr>
          <w:rFonts w:cs="Times New Roman"/>
          <w:szCs w:val="24"/>
        </w:rPr>
        <w:t>Diagrama actual de la búsqueda de materiales bibliográficos de la biblioteca Sighart Klauss</w:t>
      </w:r>
    </w:p>
    <w:p w:rsidR="000311AA" w:rsidRPr="00C50DD1" w:rsidRDefault="00D359BE" w:rsidP="00C50DD1">
      <w:pPr>
        <w:spacing w:after="0"/>
        <w:rPr>
          <w:rFonts w:cs="Times New Roman"/>
          <w:b/>
          <w:szCs w:val="24"/>
        </w:rPr>
      </w:pPr>
      <w:r w:rsidRPr="00C50DD1">
        <w:rPr>
          <w:rFonts w:cs="Times New Roman"/>
          <w:b/>
          <w:noProof/>
          <w:szCs w:val="24"/>
          <w:lang w:eastAsia="es-ES"/>
        </w:rPr>
        <w:drawing>
          <wp:anchor distT="0" distB="0" distL="114300" distR="114300" simplePos="0" relativeHeight="251576320" behindDoc="1" locked="0" layoutInCell="1" allowOverlap="1" wp14:anchorId="0DEE5757" wp14:editId="0B995EC1">
            <wp:simplePos x="0" y="0"/>
            <wp:positionH relativeFrom="column">
              <wp:posOffset>704215</wp:posOffset>
            </wp:positionH>
            <wp:positionV relativeFrom="paragraph">
              <wp:posOffset>9525</wp:posOffset>
            </wp:positionV>
            <wp:extent cx="4636235" cy="6516955"/>
            <wp:effectExtent l="0" t="0" r="0" b="0"/>
            <wp:wrapNone/>
            <wp:docPr id="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4636235" cy="651695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450BDA">
      <w:pPr>
        <w:pStyle w:val="figura"/>
      </w:pPr>
    </w:p>
    <w:p w:rsidR="00D359BE" w:rsidRPr="00CA65AA" w:rsidRDefault="00D359BE" w:rsidP="00D359BE">
      <w:pPr>
        <w:rPr>
          <w:u w:val="single"/>
        </w:rPr>
      </w:pPr>
      <w:bookmarkStart w:id="220" w:name="_Toc510713241"/>
      <w:bookmarkStart w:id="221" w:name="_Toc510713426"/>
      <w:r w:rsidRPr="00C50DD1">
        <w:rPr>
          <w:b/>
          <w:bCs/>
        </w:rPr>
        <w:t xml:space="preserve">Fuente. </w:t>
      </w:r>
      <w:r w:rsidRPr="00C50DD1">
        <w:t>[</w:t>
      </w:r>
      <w:r>
        <w:t>2</w:t>
      </w:r>
      <w:r w:rsidR="008E078F">
        <w:t>1</w:t>
      </w:r>
      <w:r>
        <w:t>, Fig. 3.3</w:t>
      </w:r>
      <w:r w:rsidRPr="00C50DD1">
        <w:t>]</w:t>
      </w:r>
    </w:p>
    <w:p w:rsidR="00D359BE" w:rsidRDefault="00D359BE" w:rsidP="00450BDA">
      <w:pPr>
        <w:pStyle w:val="figura"/>
      </w:pPr>
    </w:p>
    <w:p w:rsidR="000311AA" w:rsidRPr="00450BDA" w:rsidRDefault="000311AA" w:rsidP="00450BDA">
      <w:pPr>
        <w:pStyle w:val="figura"/>
      </w:pPr>
      <w:r w:rsidRPr="00450BDA">
        <w:t>Figura N° 3.8</w:t>
      </w:r>
      <w:bookmarkEnd w:id="220"/>
      <w:bookmarkEnd w:id="221"/>
    </w:p>
    <w:p w:rsidR="000311AA" w:rsidRPr="00450BDA" w:rsidRDefault="000311AA" w:rsidP="00450BDA">
      <w:pPr>
        <w:pStyle w:val="figura"/>
      </w:pPr>
      <w:r w:rsidRPr="00450BDA">
        <w:t>Diagrama actual del préstamo de materiales bibliográficos de la biblioteca Sighart Klauss</w:t>
      </w:r>
    </w:p>
    <w:p w:rsidR="000311AA" w:rsidRPr="00C50DD1" w:rsidRDefault="000311AA" w:rsidP="00C50DD1">
      <w:pPr>
        <w:spacing w:after="0"/>
        <w:rPr>
          <w:rFonts w:cs="Times New Roman"/>
          <w:b/>
          <w:szCs w:val="24"/>
        </w:rPr>
      </w:pPr>
      <w:r w:rsidRPr="00C50DD1">
        <w:rPr>
          <w:rFonts w:cs="Times New Roman"/>
          <w:b/>
          <w:noProof/>
          <w:szCs w:val="24"/>
          <w:lang w:eastAsia="es-ES"/>
        </w:rPr>
        <w:drawing>
          <wp:anchor distT="0" distB="0" distL="114300" distR="114300" simplePos="0" relativeHeight="251581440" behindDoc="1" locked="0" layoutInCell="1" allowOverlap="1" wp14:anchorId="15D4C3CB" wp14:editId="1E6806A2">
            <wp:simplePos x="0" y="0"/>
            <wp:positionH relativeFrom="column">
              <wp:posOffset>67310</wp:posOffset>
            </wp:positionH>
            <wp:positionV relativeFrom="paragraph">
              <wp:posOffset>125095</wp:posOffset>
            </wp:positionV>
            <wp:extent cx="5400040" cy="5194300"/>
            <wp:effectExtent l="19050" t="0" r="0" b="0"/>
            <wp:wrapNone/>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400040" cy="5194300"/>
                    </a:xfrm>
                    <a:prstGeom prst="rect">
                      <a:avLst/>
                    </a:prstGeom>
                    <a:noFill/>
                    <a:ln w="9525">
                      <a:noFill/>
                      <a:miter lim="800000"/>
                      <a:headEnd/>
                      <a:tailEnd/>
                    </a:ln>
                  </pic:spPr>
                </pic:pic>
              </a:graphicData>
            </a:graphic>
          </wp:anchor>
        </w:drawing>
      </w: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D359BE" w:rsidRPr="00CA65AA" w:rsidRDefault="00D359BE" w:rsidP="00D359BE">
      <w:pPr>
        <w:rPr>
          <w:u w:val="single"/>
        </w:rPr>
      </w:pPr>
      <w:r w:rsidRPr="00C50DD1">
        <w:rPr>
          <w:b/>
          <w:bCs/>
        </w:rPr>
        <w:t xml:space="preserve">Fuente. </w:t>
      </w:r>
      <w:r w:rsidRPr="00C50DD1">
        <w:t>[</w:t>
      </w:r>
      <w:r>
        <w:t>2</w:t>
      </w:r>
      <w:r w:rsidR="008E078F">
        <w:t>1</w:t>
      </w:r>
      <w:r>
        <w:t>, Fig. 3.4</w:t>
      </w:r>
      <w:r w:rsidRPr="00C50DD1">
        <w:t>]</w:t>
      </w:r>
    </w:p>
    <w:p w:rsidR="000311AA" w:rsidRDefault="000311AA" w:rsidP="00C50DD1">
      <w:pPr>
        <w:spacing w:after="0"/>
        <w:rPr>
          <w:rFonts w:cs="Times New Roman"/>
          <w:b/>
          <w:szCs w:val="24"/>
        </w:rPr>
      </w:pPr>
    </w:p>
    <w:p w:rsidR="00A5430F" w:rsidRDefault="00A5430F" w:rsidP="00C50DD1">
      <w:pPr>
        <w:spacing w:after="0"/>
        <w:rPr>
          <w:rFonts w:cs="Times New Roman"/>
          <w:b/>
          <w:szCs w:val="24"/>
        </w:rPr>
      </w:pPr>
    </w:p>
    <w:p w:rsidR="00A5430F" w:rsidRDefault="00A5430F" w:rsidP="00C50DD1">
      <w:pPr>
        <w:spacing w:after="0"/>
        <w:rPr>
          <w:rFonts w:cs="Times New Roman"/>
          <w:b/>
          <w:szCs w:val="24"/>
        </w:rPr>
      </w:pPr>
    </w:p>
    <w:p w:rsidR="000311AA" w:rsidRPr="00450BDA" w:rsidRDefault="000311AA" w:rsidP="00450BDA">
      <w:pPr>
        <w:pStyle w:val="figura"/>
      </w:pPr>
      <w:bookmarkStart w:id="222" w:name="_Toc510713242"/>
      <w:bookmarkStart w:id="223" w:name="_Toc510713427"/>
      <w:r w:rsidRPr="00450BDA">
        <w:t>Figura N° 3.9</w:t>
      </w:r>
      <w:bookmarkEnd w:id="222"/>
      <w:bookmarkEnd w:id="223"/>
    </w:p>
    <w:p w:rsidR="000311AA" w:rsidRPr="00450BDA" w:rsidRDefault="000311AA" w:rsidP="00450BDA">
      <w:pPr>
        <w:pStyle w:val="figura"/>
        <w:rPr>
          <w:rFonts w:cs="Times New Roman"/>
          <w:szCs w:val="24"/>
        </w:rPr>
      </w:pPr>
      <w:r w:rsidRPr="00450BDA">
        <w:rPr>
          <w:rFonts w:cs="Times New Roman"/>
          <w:szCs w:val="24"/>
        </w:rPr>
        <w:t>Diagrama actual de la devolución de materiales bibliográficos de la biblioteca Sighart Klauss</w:t>
      </w: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r w:rsidRPr="00C50DD1">
        <w:rPr>
          <w:rFonts w:cs="Times New Roman"/>
          <w:b/>
          <w:noProof/>
          <w:szCs w:val="24"/>
          <w:lang w:eastAsia="es-ES"/>
        </w:rPr>
        <w:drawing>
          <wp:anchor distT="0" distB="0" distL="114300" distR="114300" simplePos="0" relativeHeight="251586560" behindDoc="1" locked="0" layoutInCell="1" allowOverlap="1" wp14:anchorId="17D33E0F" wp14:editId="1E008AAF">
            <wp:simplePos x="0" y="0"/>
            <wp:positionH relativeFrom="column">
              <wp:posOffset>81915</wp:posOffset>
            </wp:positionH>
            <wp:positionV relativeFrom="paragraph">
              <wp:posOffset>45720</wp:posOffset>
            </wp:positionV>
            <wp:extent cx="5401945" cy="5093970"/>
            <wp:effectExtent l="19050" t="0" r="8255" b="0"/>
            <wp:wrapNone/>
            <wp:docPr id="2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5401945" cy="5093970"/>
                    </a:xfrm>
                    <a:prstGeom prst="rect">
                      <a:avLst/>
                    </a:prstGeom>
                    <a:noFill/>
                    <a:ln w="9525">
                      <a:noFill/>
                      <a:miter lim="800000"/>
                      <a:headEnd/>
                      <a:tailEnd/>
                    </a:ln>
                  </pic:spPr>
                </pic:pic>
              </a:graphicData>
            </a:graphic>
          </wp:anchor>
        </w:drawing>
      </w: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D359BE" w:rsidRPr="00CA65AA" w:rsidRDefault="00D359BE" w:rsidP="00D359BE">
      <w:pPr>
        <w:rPr>
          <w:u w:val="single"/>
        </w:rPr>
      </w:pPr>
      <w:r w:rsidRPr="00C50DD1">
        <w:rPr>
          <w:b/>
          <w:bCs/>
        </w:rPr>
        <w:t xml:space="preserve">Fuente. </w:t>
      </w:r>
      <w:r w:rsidRPr="00C50DD1">
        <w:t>[</w:t>
      </w:r>
      <w:r>
        <w:t>2</w:t>
      </w:r>
      <w:r w:rsidR="008E078F">
        <w:t>1</w:t>
      </w:r>
      <w:r>
        <w:t>, Fig. 3.5</w:t>
      </w:r>
      <w:r w:rsidRPr="00C50DD1">
        <w:t>]</w:t>
      </w: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703870">
      <w:pPr>
        <w:pStyle w:val="Ttulo3"/>
      </w:pPr>
      <w:bookmarkStart w:id="224" w:name="_Toc510713243"/>
      <w:bookmarkStart w:id="225" w:name="_Toc510713428"/>
      <w:bookmarkStart w:id="226" w:name="_Toc513531521"/>
      <w:r w:rsidRPr="00C50DD1">
        <w:lastRenderedPageBreak/>
        <w:t>Diseño del modelo alternativo</w:t>
      </w:r>
      <w:bookmarkEnd w:id="224"/>
      <w:bookmarkEnd w:id="225"/>
      <w:bookmarkEnd w:id="226"/>
      <w:r w:rsidRPr="00C50DD1">
        <w:t xml:space="preserve"> </w:t>
      </w:r>
    </w:p>
    <w:p w:rsidR="00D359BE" w:rsidRPr="00D359BE" w:rsidRDefault="00D359BE" w:rsidP="00D359BE">
      <w:r w:rsidRPr="00D359BE">
        <w:t xml:space="preserve">El modelado de negocio, como cualquier otra actividad donde se trata de plasmar algo abstracto en algo concreto, debe llevar una secuencia de pasos bien definidos. </w:t>
      </w:r>
    </w:p>
    <w:p w:rsidR="000311AA" w:rsidRPr="00450BDA" w:rsidRDefault="00D359BE" w:rsidP="00D76122">
      <w:pPr>
        <w:rPr>
          <w:b/>
        </w:rPr>
      </w:pPr>
      <w:r w:rsidRPr="00D359BE">
        <w:t>El diagrama de flujo de acciones es primordial para el buen entendimiento de las funcionalidades esenciales del sistema, y comenzar a realizar el desarrollo del mismo. Este diseño se modelo según los requerimientos del sistema, según este modelo se llegó a describir y diseñar las principale</w:t>
      </w:r>
      <w:r>
        <w:t>s funcionalidades del proyecto.</w:t>
      </w:r>
    </w:p>
    <w:p w:rsidR="000311AA" w:rsidRPr="00450BDA" w:rsidRDefault="000311AA" w:rsidP="00450BDA">
      <w:pPr>
        <w:pStyle w:val="figura"/>
      </w:pPr>
      <w:bookmarkStart w:id="227" w:name="_Toc510713244"/>
      <w:bookmarkStart w:id="228" w:name="_Toc510713429"/>
      <w:r w:rsidRPr="00450BDA">
        <w:t>Figura N° 3.10</w:t>
      </w:r>
      <w:bookmarkEnd w:id="227"/>
      <w:bookmarkEnd w:id="228"/>
    </w:p>
    <w:p w:rsidR="000311AA" w:rsidRPr="00450BDA" w:rsidRDefault="00D76122" w:rsidP="00450BDA">
      <w:pPr>
        <w:pStyle w:val="figura"/>
      </w:pPr>
      <w:r w:rsidRPr="00D76122">
        <w:rPr>
          <w:noProof/>
          <w:lang w:eastAsia="es-ES"/>
        </w:rPr>
        <w:drawing>
          <wp:anchor distT="0" distB="0" distL="114300" distR="114300" simplePos="0" relativeHeight="251702272" behindDoc="0" locked="0" layoutInCell="1" allowOverlap="1" wp14:anchorId="15D52F1F" wp14:editId="2E7D800B">
            <wp:simplePos x="0" y="0"/>
            <wp:positionH relativeFrom="column">
              <wp:posOffset>253365</wp:posOffset>
            </wp:positionH>
            <wp:positionV relativeFrom="paragraph">
              <wp:posOffset>324485</wp:posOffset>
            </wp:positionV>
            <wp:extent cx="5266961" cy="4676775"/>
            <wp:effectExtent l="0" t="0" r="0" b="0"/>
            <wp:wrapNone/>
            <wp:docPr id="13" name="Imagen 13" descr="E:\lagash-documentation\build\alterniativ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agash-documentation\build\alterniativo-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6961" cy="4676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76122">
        <w:t xml:space="preserve"> Procedimiento para el proceso de gestión de usuarios</w:t>
      </w:r>
    </w:p>
    <w:p w:rsidR="000311AA" w:rsidRPr="00C50DD1" w:rsidRDefault="000311AA" w:rsidP="00C50DD1">
      <w:pPr>
        <w:spacing w:after="0"/>
        <w:rPr>
          <w:rFonts w:cs="Times New Roman"/>
          <w:szCs w:val="24"/>
        </w:rPr>
      </w:pPr>
    </w:p>
    <w:p w:rsidR="000311AA" w:rsidRPr="00C50DD1" w:rsidRDefault="000311AA" w:rsidP="00C50DD1">
      <w:pPr>
        <w:spacing w:after="0"/>
        <w:rPr>
          <w:rFonts w:cs="Times New Roman"/>
          <w:szCs w:val="24"/>
        </w:rPr>
      </w:pPr>
    </w:p>
    <w:p w:rsidR="000311AA" w:rsidRPr="00C50DD1" w:rsidRDefault="000311AA" w:rsidP="00C50DD1">
      <w:pPr>
        <w:spacing w:after="0"/>
        <w:rPr>
          <w:rFonts w:cs="Times New Roman"/>
          <w:szCs w:val="24"/>
        </w:rPr>
      </w:pPr>
    </w:p>
    <w:p w:rsidR="000311AA" w:rsidRPr="00C50DD1" w:rsidRDefault="000311AA" w:rsidP="00C50DD1">
      <w:pPr>
        <w:spacing w:after="0"/>
        <w:rPr>
          <w:rFonts w:cs="Times New Roman"/>
          <w:szCs w:val="24"/>
        </w:rPr>
      </w:pPr>
    </w:p>
    <w:p w:rsidR="000311AA" w:rsidRPr="00C50DD1" w:rsidRDefault="000311AA" w:rsidP="00C50DD1">
      <w:pPr>
        <w:spacing w:after="0"/>
        <w:rPr>
          <w:rFonts w:cs="Times New Roman"/>
          <w:szCs w:val="24"/>
        </w:rPr>
      </w:pPr>
    </w:p>
    <w:p w:rsidR="000311AA" w:rsidRPr="00C50DD1" w:rsidRDefault="000311AA" w:rsidP="00C50DD1">
      <w:pPr>
        <w:spacing w:after="0"/>
        <w:rPr>
          <w:rFonts w:cs="Times New Roman"/>
          <w:szCs w:val="24"/>
        </w:rPr>
      </w:pPr>
    </w:p>
    <w:p w:rsidR="000311AA" w:rsidRPr="00C50DD1" w:rsidRDefault="000311AA" w:rsidP="00C50DD1">
      <w:pPr>
        <w:spacing w:after="0"/>
        <w:rPr>
          <w:rFonts w:cs="Times New Roman"/>
          <w:szCs w:val="24"/>
        </w:rPr>
      </w:pPr>
    </w:p>
    <w:p w:rsidR="000311AA" w:rsidRPr="00C50DD1" w:rsidRDefault="000311AA" w:rsidP="00C50DD1">
      <w:pPr>
        <w:spacing w:after="0"/>
        <w:rPr>
          <w:rFonts w:cs="Times New Roman"/>
          <w:szCs w:val="24"/>
        </w:rPr>
      </w:pPr>
    </w:p>
    <w:p w:rsidR="000311AA" w:rsidRPr="00C50DD1" w:rsidRDefault="000311AA" w:rsidP="00C50DD1">
      <w:pPr>
        <w:spacing w:after="0"/>
        <w:rPr>
          <w:rFonts w:cs="Times New Roman"/>
          <w:szCs w:val="24"/>
        </w:rPr>
      </w:pPr>
    </w:p>
    <w:p w:rsidR="000311AA" w:rsidRPr="00C50DD1" w:rsidRDefault="000311AA" w:rsidP="00C50DD1">
      <w:pPr>
        <w:spacing w:after="0"/>
        <w:rPr>
          <w:rFonts w:cs="Times New Roman"/>
          <w:szCs w:val="24"/>
        </w:rPr>
      </w:pPr>
    </w:p>
    <w:p w:rsidR="000311AA" w:rsidRPr="00C50DD1" w:rsidRDefault="000311AA" w:rsidP="00C50DD1">
      <w:pPr>
        <w:spacing w:after="0"/>
        <w:rPr>
          <w:rFonts w:cs="Times New Roman"/>
          <w:szCs w:val="24"/>
        </w:rPr>
      </w:pPr>
    </w:p>
    <w:p w:rsidR="000311AA" w:rsidRPr="00C50DD1" w:rsidRDefault="000311AA" w:rsidP="00C50DD1">
      <w:pPr>
        <w:spacing w:after="0"/>
        <w:rPr>
          <w:rFonts w:cs="Times New Roman"/>
          <w:szCs w:val="24"/>
        </w:rPr>
      </w:pPr>
    </w:p>
    <w:p w:rsidR="000311AA" w:rsidRPr="00C50DD1" w:rsidRDefault="000311AA" w:rsidP="00C50DD1">
      <w:pPr>
        <w:spacing w:after="0"/>
        <w:rPr>
          <w:rFonts w:cs="Times New Roman"/>
          <w:szCs w:val="24"/>
        </w:rPr>
      </w:pPr>
    </w:p>
    <w:p w:rsidR="000311AA" w:rsidRPr="00C50DD1" w:rsidRDefault="000311AA" w:rsidP="00C50DD1">
      <w:pPr>
        <w:spacing w:after="0"/>
        <w:rPr>
          <w:rFonts w:cs="Times New Roman"/>
          <w:szCs w:val="24"/>
        </w:rPr>
      </w:pPr>
    </w:p>
    <w:p w:rsidR="000311AA" w:rsidRPr="00C50DD1" w:rsidRDefault="000311AA" w:rsidP="00C50DD1">
      <w:pPr>
        <w:spacing w:after="0"/>
        <w:rPr>
          <w:rFonts w:cs="Times New Roman"/>
          <w:szCs w:val="24"/>
        </w:rPr>
      </w:pPr>
    </w:p>
    <w:p w:rsidR="000311AA" w:rsidRDefault="000311AA" w:rsidP="00C50DD1">
      <w:pPr>
        <w:spacing w:after="0"/>
        <w:rPr>
          <w:rFonts w:cs="Times New Roman"/>
          <w:szCs w:val="24"/>
        </w:rPr>
      </w:pPr>
    </w:p>
    <w:p w:rsidR="00D76122" w:rsidRDefault="00D76122" w:rsidP="00C50DD1">
      <w:pPr>
        <w:spacing w:after="0"/>
        <w:rPr>
          <w:rFonts w:cs="Times New Roman"/>
          <w:szCs w:val="24"/>
        </w:rPr>
      </w:pPr>
    </w:p>
    <w:p w:rsidR="00D76122" w:rsidRDefault="00D76122" w:rsidP="00C50DD1">
      <w:pPr>
        <w:spacing w:after="0"/>
        <w:rPr>
          <w:rFonts w:cs="Times New Roman"/>
          <w:szCs w:val="24"/>
        </w:rPr>
      </w:pPr>
    </w:p>
    <w:p w:rsidR="00D76122" w:rsidRDefault="00D76122" w:rsidP="00D76122">
      <w:pPr>
        <w:spacing w:after="0"/>
      </w:pPr>
      <w:r w:rsidRPr="00C50DD1">
        <w:rPr>
          <w:rFonts w:cs="Times New Roman"/>
          <w:b/>
          <w:bCs/>
          <w:szCs w:val="24"/>
        </w:rPr>
        <w:t xml:space="preserve">Fuente. </w:t>
      </w:r>
      <w:r w:rsidRPr="00C50DD1">
        <w:rPr>
          <w:rFonts w:cs="Times New Roman"/>
          <w:szCs w:val="24"/>
        </w:rPr>
        <w:t>[Elaboración propia]</w:t>
      </w:r>
    </w:p>
    <w:p w:rsidR="000311AA" w:rsidRPr="00C50DD1" w:rsidRDefault="000311AA" w:rsidP="00450BDA">
      <w:pPr>
        <w:pStyle w:val="figura"/>
      </w:pPr>
      <w:bookmarkStart w:id="229" w:name="_Toc510713245"/>
      <w:bookmarkStart w:id="230" w:name="_Toc510713430"/>
      <w:r w:rsidRPr="00C50DD1">
        <w:lastRenderedPageBreak/>
        <w:t>Figura N° 3.11</w:t>
      </w:r>
      <w:bookmarkEnd w:id="229"/>
      <w:bookmarkEnd w:id="230"/>
    </w:p>
    <w:p w:rsidR="000311AA" w:rsidRPr="00C50DD1" w:rsidRDefault="000311AA" w:rsidP="00450BDA">
      <w:pPr>
        <w:pStyle w:val="figura"/>
      </w:pPr>
      <w:r w:rsidRPr="00C50DD1">
        <w:t>Diagrama propuesto para el registro de materiales bibliográficos para la</w:t>
      </w:r>
    </w:p>
    <w:p w:rsidR="000311AA" w:rsidRPr="00C50DD1" w:rsidRDefault="000311AA" w:rsidP="00450BDA">
      <w:pPr>
        <w:pStyle w:val="figura"/>
      </w:pPr>
      <w:r w:rsidRPr="007A41C4">
        <w:rPr>
          <w:lang w:val="en-US"/>
          <w:rPrChange w:id="231" w:author="wargos" w:date="2018-05-13T14:28:00Z">
            <w:rPr/>
          </w:rPrChange>
        </w:rPr>
        <w:t>biblioteca Sighart Klauss</w:t>
      </w:r>
      <w:ins w:id="232" w:author="wagos" w:date="2018-05-09T17:01:00Z">
        <w:r w:rsidR="00FD3A1E" w:rsidRPr="007A41C4">
          <w:rPr>
            <w:lang w:val="en-US"/>
            <w:rPrChange w:id="233" w:author="wargos" w:date="2018-05-13T14:28:00Z">
              <w:rPr/>
            </w:rPrChange>
          </w:rPr>
          <w:t xml:space="preserve"> /* chao Mongo! </w:t>
        </w:r>
        <w:r w:rsidR="00FD3A1E">
          <w:t>*/</w:t>
        </w:r>
      </w:ins>
    </w:p>
    <w:p w:rsidR="000311AA" w:rsidRPr="00C50DD1" w:rsidRDefault="008E7DB8" w:rsidP="00C50DD1">
      <w:pPr>
        <w:spacing w:after="0"/>
        <w:rPr>
          <w:rFonts w:cs="Times New Roman"/>
          <w:b/>
          <w:bCs/>
          <w:szCs w:val="24"/>
        </w:rPr>
      </w:pPr>
      <w:r w:rsidRPr="00C50DD1">
        <w:rPr>
          <w:rFonts w:cs="Times New Roman"/>
          <w:noProof/>
          <w:szCs w:val="24"/>
          <w:lang w:eastAsia="es-ES"/>
        </w:rPr>
        <w:drawing>
          <wp:anchor distT="0" distB="0" distL="114300" distR="114300" simplePos="0" relativeHeight="251525120" behindDoc="1" locked="0" layoutInCell="1" allowOverlap="1" wp14:anchorId="3EF5C167" wp14:editId="750973E4">
            <wp:simplePos x="0" y="0"/>
            <wp:positionH relativeFrom="column">
              <wp:posOffset>564108</wp:posOffset>
            </wp:positionH>
            <wp:positionV relativeFrom="paragraph">
              <wp:posOffset>4445</wp:posOffset>
            </wp:positionV>
            <wp:extent cx="4399999" cy="6776113"/>
            <wp:effectExtent l="0" t="0" r="0" b="0"/>
            <wp:wrapNone/>
            <wp:docPr id="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4399999" cy="677611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0311AA" w:rsidRPr="00C50DD1" w:rsidRDefault="000311AA" w:rsidP="00C50DD1">
      <w:pPr>
        <w:spacing w:after="0"/>
        <w:rPr>
          <w:rFonts w:cs="Times New Roman"/>
          <w:szCs w:val="24"/>
        </w:rPr>
      </w:pPr>
    </w:p>
    <w:p w:rsidR="000311AA" w:rsidRPr="00C50DD1" w:rsidRDefault="000311AA" w:rsidP="00C50DD1">
      <w:pPr>
        <w:spacing w:after="0"/>
        <w:rPr>
          <w:rFonts w:cs="Times New Roman"/>
          <w:szCs w:val="24"/>
        </w:rPr>
      </w:pPr>
    </w:p>
    <w:p w:rsidR="000311AA" w:rsidRPr="00C50DD1" w:rsidRDefault="000311AA" w:rsidP="00C50DD1">
      <w:pPr>
        <w:spacing w:after="0"/>
        <w:rPr>
          <w:rFonts w:cs="Times New Roman"/>
          <w:szCs w:val="24"/>
        </w:rPr>
      </w:pPr>
    </w:p>
    <w:p w:rsidR="000311AA" w:rsidRPr="00C50DD1" w:rsidRDefault="000311AA" w:rsidP="00C50DD1">
      <w:pPr>
        <w:spacing w:after="0"/>
        <w:rPr>
          <w:rFonts w:cs="Times New Roman"/>
          <w:szCs w:val="24"/>
        </w:rPr>
      </w:pPr>
    </w:p>
    <w:p w:rsidR="000311AA" w:rsidRPr="00C50DD1" w:rsidRDefault="000311AA" w:rsidP="00C50DD1">
      <w:pPr>
        <w:spacing w:after="0"/>
        <w:rPr>
          <w:rFonts w:cs="Times New Roman"/>
          <w:szCs w:val="24"/>
        </w:rPr>
      </w:pPr>
    </w:p>
    <w:p w:rsidR="000311AA" w:rsidRPr="00C50DD1" w:rsidRDefault="000311AA" w:rsidP="00C50DD1">
      <w:pPr>
        <w:spacing w:after="0"/>
        <w:rPr>
          <w:rFonts w:cs="Times New Roman"/>
          <w:szCs w:val="24"/>
        </w:rPr>
      </w:pPr>
    </w:p>
    <w:p w:rsidR="000311AA" w:rsidRPr="00C50DD1" w:rsidRDefault="000311AA" w:rsidP="00C50DD1">
      <w:pPr>
        <w:spacing w:after="0"/>
        <w:rPr>
          <w:rFonts w:cs="Times New Roman"/>
          <w:szCs w:val="24"/>
        </w:rPr>
      </w:pPr>
    </w:p>
    <w:p w:rsidR="000311AA" w:rsidRPr="00C50DD1" w:rsidRDefault="000311AA" w:rsidP="00C50DD1">
      <w:pPr>
        <w:spacing w:after="0"/>
        <w:rPr>
          <w:rFonts w:cs="Times New Roman"/>
          <w:szCs w:val="24"/>
        </w:rPr>
      </w:pPr>
    </w:p>
    <w:p w:rsidR="000311AA" w:rsidRPr="00C50DD1" w:rsidRDefault="000311AA" w:rsidP="00C50DD1">
      <w:pPr>
        <w:spacing w:after="0"/>
        <w:rPr>
          <w:rFonts w:cs="Times New Roman"/>
          <w:szCs w:val="24"/>
        </w:rPr>
      </w:pPr>
    </w:p>
    <w:p w:rsidR="000311AA" w:rsidRPr="00C50DD1" w:rsidRDefault="000311AA" w:rsidP="00C50DD1">
      <w:pPr>
        <w:spacing w:after="0"/>
        <w:rPr>
          <w:rFonts w:cs="Times New Roman"/>
          <w:szCs w:val="24"/>
        </w:rPr>
      </w:pPr>
    </w:p>
    <w:p w:rsidR="000311AA" w:rsidRPr="00C50DD1" w:rsidRDefault="000311AA" w:rsidP="00C50DD1">
      <w:pPr>
        <w:spacing w:after="0"/>
        <w:rPr>
          <w:rFonts w:cs="Times New Roman"/>
          <w:szCs w:val="24"/>
        </w:rPr>
      </w:pPr>
    </w:p>
    <w:p w:rsidR="000311AA" w:rsidRPr="00C50DD1" w:rsidRDefault="000311AA" w:rsidP="00C50DD1">
      <w:pPr>
        <w:spacing w:after="0"/>
        <w:rPr>
          <w:rFonts w:cs="Times New Roman"/>
          <w:szCs w:val="24"/>
        </w:rPr>
      </w:pPr>
    </w:p>
    <w:p w:rsidR="000311AA" w:rsidRPr="00C50DD1" w:rsidRDefault="000311AA" w:rsidP="00C50DD1">
      <w:pPr>
        <w:spacing w:after="0"/>
        <w:rPr>
          <w:rFonts w:cs="Times New Roman"/>
          <w:szCs w:val="24"/>
        </w:rPr>
      </w:pPr>
    </w:p>
    <w:p w:rsidR="000311AA" w:rsidRPr="00C50DD1" w:rsidRDefault="000311AA" w:rsidP="00C50DD1">
      <w:pPr>
        <w:spacing w:after="0"/>
        <w:rPr>
          <w:rFonts w:cs="Times New Roman"/>
          <w:szCs w:val="24"/>
        </w:rPr>
      </w:pPr>
    </w:p>
    <w:p w:rsidR="000311AA" w:rsidRPr="00C50DD1" w:rsidRDefault="000311AA" w:rsidP="00C50DD1">
      <w:pPr>
        <w:spacing w:after="0"/>
        <w:rPr>
          <w:rFonts w:cs="Times New Roman"/>
          <w:szCs w:val="24"/>
        </w:rPr>
      </w:pPr>
    </w:p>
    <w:p w:rsidR="000311AA" w:rsidRPr="00C50DD1" w:rsidRDefault="000311AA" w:rsidP="00C50DD1">
      <w:pPr>
        <w:spacing w:after="0"/>
        <w:rPr>
          <w:rFonts w:cs="Times New Roman"/>
          <w:szCs w:val="24"/>
        </w:rPr>
      </w:pPr>
    </w:p>
    <w:p w:rsidR="000311AA" w:rsidRPr="00C50DD1" w:rsidRDefault="000311AA" w:rsidP="00C50DD1">
      <w:pPr>
        <w:spacing w:after="0"/>
        <w:rPr>
          <w:rFonts w:cs="Times New Roman"/>
          <w:szCs w:val="24"/>
        </w:rPr>
      </w:pPr>
    </w:p>
    <w:p w:rsidR="000311AA" w:rsidRPr="00C50DD1" w:rsidRDefault="000311AA" w:rsidP="00C50DD1">
      <w:pPr>
        <w:spacing w:after="0"/>
        <w:rPr>
          <w:rFonts w:cs="Times New Roman"/>
          <w:szCs w:val="24"/>
        </w:rPr>
      </w:pPr>
    </w:p>
    <w:p w:rsidR="000311AA" w:rsidRPr="00C50DD1" w:rsidRDefault="000311AA" w:rsidP="00C50DD1">
      <w:pPr>
        <w:spacing w:after="0"/>
        <w:rPr>
          <w:rFonts w:cs="Times New Roman"/>
          <w:szCs w:val="24"/>
        </w:rPr>
      </w:pPr>
    </w:p>
    <w:p w:rsidR="000311AA" w:rsidRPr="00C50DD1" w:rsidRDefault="000311AA" w:rsidP="00C50DD1">
      <w:pPr>
        <w:spacing w:after="0"/>
        <w:rPr>
          <w:rFonts w:cs="Times New Roman"/>
          <w:szCs w:val="24"/>
        </w:rPr>
      </w:pPr>
    </w:p>
    <w:p w:rsidR="000311AA" w:rsidRPr="00C50DD1" w:rsidRDefault="000311AA" w:rsidP="00C50DD1">
      <w:pPr>
        <w:spacing w:after="0"/>
        <w:rPr>
          <w:rFonts w:cs="Times New Roman"/>
          <w:szCs w:val="24"/>
        </w:rPr>
      </w:pPr>
    </w:p>
    <w:p w:rsidR="000311AA" w:rsidRPr="00C50DD1" w:rsidRDefault="000311AA" w:rsidP="00C50DD1">
      <w:pPr>
        <w:spacing w:after="0"/>
        <w:rPr>
          <w:rFonts w:cs="Times New Roman"/>
          <w:szCs w:val="24"/>
        </w:rPr>
      </w:pPr>
    </w:p>
    <w:p w:rsidR="000311AA" w:rsidRPr="00C50DD1" w:rsidRDefault="000311AA" w:rsidP="00C50DD1">
      <w:pPr>
        <w:spacing w:after="0"/>
        <w:rPr>
          <w:rFonts w:cs="Times New Roman"/>
          <w:szCs w:val="24"/>
        </w:rPr>
      </w:pPr>
    </w:p>
    <w:p w:rsidR="000311AA" w:rsidRPr="00C50DD1" w:rsidRDefault="000311AA" w:rsidP="00450BDA">
      <w:pPr>
        <w:pStyle w:val="figura"/>
      </w:pPr>
    </w:p>
    <w:p w:rsidR="000311AA" w:rsidRPr="00C50DD1" w:rsidRDefault="000311AA" w:rsidP="00450BDA">
      <w:pPr>
        <w:pStyle w:val="figura"/>
      </w:pPr>
    </w:p>
    <w:p w:rsidR="000311AA" w:rsidRPr="00C50DD1" w:rsidRDefault="000311AA" w:rsidP="00450BDA">
      <w:pPr>
        <w:pStyle w:val="figura"/>
      </w:pPr>
      <w:bookmarkStart w:id="234" w:name="_Toc510713246"/>
      <w:bookmarkStart w:id="235" w:name="_Toc510713431"/>
      <w:r w:rsidRPr="00C50DD1">
        <w:lastRenderedPageBreak/>
        <w:t>Figura N° 3.12</w:t>
      </w:r>
      <w:bookmarkEnd w:id="234"/>
      <w:bookmarkEnd w:id="235"/>
    </w:p>
    <w:p w:rsidR="000311AA" w:rsidRPr="00C50DD1" w:rsidRDefault="000311AA" w:rsidP="00450BDA">
      <w:pPr>
        <w:pStyle w:val="figura"/>
      </w:pPr>
      <w:r w:rsidRPr="00C50DD1">
        <w:t>Diagrama propuesto para la búsqueda de materiales bibliográficos</w:t>
      </w:r>
    </w:p>
    <w:p w:rsidR="000311AA" w:rsidRPr="00C50DD1" w:rsidRDefault="000311AA" w:rsidP="00450BDA">
      <w:pPr>
        <w:pStyle w:val="figura"/>
      </w:pPr>
      <w:r w:rsidRPr="00C50DD1">
        <w:t>para la biblioteca Sighart Klauss</w:t>
      </w:r>
    </w:p>
    <w:p w:rsidR="000311AA" w:rsidRPr="00C50DD1" w:rsidRDefault="004A120B" w:rsidP="00C50DD1">
      <w:pPr>
        <w:spacing w:after="0"/>
        <w:rPr>
          <w:rFonts w:cs="Times New Roman"/>
          <w:b/>
          <w:bCs/>
          <w:szCs w:val="24"/>
        </w:rPr>
      </w:pPr>
      <w:r w:rsidRPr="00C50DD1">
        <w:rPr>
          <w:rFonts w:cs="Times New Roman"/>
          <w:b/>
          <w:bCs/>
          <w:noProof/>
          <w:szCs w:val="24"/>
          <w:lang w:eastAsia="es-ES"/>
        </w:rPr>
        <w:drawing>
          <wp:anchor distT="0" distB="0" distL="114300" distR="114300" simplePos="0" relativeHeight="251535360" behindDoc="1" locked="0" layoutInCell="1" allowOverlap="1" wp14:anchorId="0668FAA0" wp14:editId="04638693">
            <wp:simplePos x="0" y="0"/>
            <wp:positionH relativeFrom="column">
              <wp:posOffset>312401</wp:posOffset>
            </wp:positionH>
            <wp:positionV relativeFrom="paragraph">
              <wp:posOffset>66381</wp:posOffset>
            </wp:positionV>
            <wp:extent cx="4838165" cy="7013822"/>
            <wp:effectExtent l="0" t="0" r="0" b="0"/>
            <wp:wrapNone/>
            <wp:docPr id="2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srcRect/>
                    <a:stretch>
                      <a:fillRect/>
                    </a:stretch>
                  </pic:blipFill>
                  <pic:spPr bwMode="auto">
                    <a:xfrm>
                      <a:off x="0" y="0"/>
                      <a:ext cx="4838165" cy="701382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0311AA" w:rsidRPr="00C50DD1" w:rsidRDefault="000311AA" w:rsidP="00C50DD1">
      <w:pPr>
        <w:spacing w:after="0"/>
        <w:rPr>
          <w:rFonts w:cs="Times New Roman"/>
          <w:szCs w:val="24"/>
        </w:rPr>
      </w:pPr>
    </w:p>
    <w:p w:rsidR="000311AA" w:rsidRPr="00C50DD1" w:rsidRDefault="000311AA" w:rsidP="00C50DD1">
      <w:pPr>
        <w:spacing w:after="0"/>
        <w:rPr>
          <w:rFonts w:cs="Times New Roman"/>
          <w:szCs w:val="24"/>
        </w:rPr>
      </w:pPr>
    </w:p>
    <w:p w:rsidR="000311AA" w:rsidRPr="00C50DD1" w:rsidRDefault="000311AA" w:rsidP="00C50DD1">
      <w:pPr>
        <w:spacing w:after="0"/>
        <w:rPr>
          <w:rFonts w:cs="Times New Roman"/>
          <w:szCs w:val="24"/>
        </w:rPr>
      </w:pPr>
    </w:p>
    <w:p w:rsidR="000311AA" w:rsidRPr="00C50DD1" w:rsidRDefault="000311AA" w:rsidP="00C50DD1">
      <w:pPr>
        <w:spacing w:after="0"/>
        <w:rPr>
          <w:rFonts w:cs="Times New Roman"/>
          <w:szCs w:val="24"/>
        </w:rPr>
      </w:pPr>
    </w:p>
    <w:p w:rsidR="000311AA" w:rsidRPr="00C50DD1" w:rsidRDefault="000311AA" w:rsidP="00C50DD1">
      <w:pPr>
        <w:spacing w:after="0"/>
        <w:rPr>
          <w:rFonts w:cs="Times New Roman"/>
          <w:szCs w:val="24"/>
        </w:rPr>
      </w:pPr>
    </w:p>
    <w:p w:rsidR="000311AA" w:rsidRPr="00C50DD1" w:rsidRDefault="000311AA" w:rsidP="00C50DD1">
      <w:pPr>
        <w:spacing w:after="0"/>
        <w:rPr>
          <w:rFonts w:cs="Times New Roman"/>
          <w:szCs w:val="24"/>
        </w:rPr>
      </w:pPr>
    </w:p>
    <w:p w:rsidR="000311AA" w:rsidRPr="00C50DD1" w:rsidRDefault="000311AA" w:rsidP="00C50DD1">
      <w:pPr>
        <w:spacing w:after="0"/>
        <w:rPr>
          <w:rFonts w:cs="Times New Roman"/>
          <w:szCs w:val="24"/>
        </w:rPr>
      </w:pPr>
    </w:p>
    <w:p w:rsidR="000311AA" w:rsidRPr="00C50DD1" w:rsidRDefault="000311AA" w:rsidP="00C50DD1">
      <w:pPr>
        <w:spacing w:after="0"/>
        <w:rPr>
          <w:rFonts w:cs="Times New Roman"/>
          <w:szCs w:val="24"/>
        </w:rPr>
      </w:pPr>
    </w:p>
    <w:p w:rsidR="000311AA" w:rsidRPr="00C50DD1" w:rsidRDefault="000311AA" w:rsidP="00C50DD1">
      <w:pPr>
        <w:spacing w:after="0"/>
        <w:rPr>
          <w:rFonts w:cs="Times New Roman"/>
          <w:szCs w:val="24"/>
        </w:rPr>
      </w:pPr>
    </w:p>
    <w:p w:rsidR="000311AA" w:rsidRPr="00C50DD1" w:rsidRDefault="000311AA" w:rsidP="00C50DD1">
      <w:pPr>
        <w:spacing w:after="0"/>
        <w:rPr>
          <w:rFonts w:cs="Times New Roman"/>
          <w:szCs w:val="24"/>
        </w:rPr>
      </w:pPr>
    </w:p>
    <w:p w:rsidR="000311AA" w:rsidRPr="00C50DD1" w:rsidRDefault="000311AA" w:rsidP="00C50DD1">
      <w:pPr>
        <w:spacing w:after="0"/>
        <w:rPr>
          <w:rFonts w:cs="Times New Roman"/>
          <w:szCs w:val="24"/>
        </w:rPr>
      </w:pPr>
    </w:p>
    <w:p w:rsidR="000311AA" w:rsidRPr="00C50DD1" w:rsidRDefault="000311AA" w:rsidP="00C50DD1">
      <w:pPr>
        <w:spacing w:after="0"/>
        <w:rPr>
          <w:rFonts w:cs="Times New Roman"/>
          <w:szCs w:val="24"/>
        </w:rPr>
      </w:pPr>
    </w:p>
    <w:p w:rsidR="000311AA" w:rsidRPr="00C50DD1" w:rsidRDefault="000311AA" w:rsidP="00C50DD1">
      <w:pPr>
        <w:spacing w:after="0"/>
        <w:rPr>
          <w:rFonts w:cs="Times New Roman"/>
          <w:szCs w:val="24"/>
        </w:rPr>
      </w:pPr>
    </w:p>
    <w:p w:rsidR="000311AA" w:rsidRPr="00C50DD1" w:rsidRDefault="000311AA" w:rsidP="00C50DD1">
      <w:pPr>
        <w:spacing w:after="0"/>
        <w:rPr>
          <w:rFonts w:cs="Times New Roman"/>
          <w:szCs w:val="24"/>
        </w:rPr>
      </w:pPr>
    </w:p>
    <w:p w:rsidR="000311AA" w:rsidRPr="00C50DD1" w:rsidRDefault="000311AA" w:rsidP="00C50DD1">
      <w:pPr>
        <w:spacing w:after="0"/>
        <w:rPr>
          <w:rFonts w:cs="Times New Roman"/>
          <w:szCs w:val="24"/>
        </w:rPr>
      </w:pPr>
    </w:p>
    <w:p w:rsidR="000311AA" w:rsidRPr="00C50DD1" w:rsidRDefault="000311AA" w:rsidP="00C50DD1">
      <w:pPr>
        <w:spacing w:after="0"/>
        <w:rPr>
          <w:rFonts w:cs="Times New Roman"/>
          <w:szCs w:val="24"/>
        </w:rPr>
      </w:pPr>
    </w:p>
    <w:p w:rsidR="000311AA" w:rsidRPr="00C50DD1" w:rsidRDefault="000311AA" w:rsidP="00C50DD1">
      <w:pPr>
        <w:spacing w:after="0"/>
        <w:rPr>
          <w:rFonts w:cs="Times New Roman"/>
          <w:szCs w:val="24"/>
        </w:rPr>
      </w:pPr>
    </w:p>
    <w:p w:rsidR="000311AA" w:rsidRPr="00C50DD1" w:rsidRDefault="000311AA" w:rsidP="00C50DD1">
      <w:pPr>
        <w:spacing w:after="0"/>
        <w:rPr>
          <w:rFonts w:cs="Times New Roman"/>
          <w:szCs w:val="24"/>
        </w:rPr>
      </w:pPr>
    </w:p>
    <w:p w:rsidR="000311AA" w:rsidRPr="00C50DD1" w:rsidRDefault="000311AA" w:rsidP="00C50DD1">
      <w:pPr>
        <w:spacing w:after="0"/>
        <w:rPr>
          <w:rFonts w:cs="Times New Roman"/>
          <w:szCs w:val="24"/>
        </w:rPr>
      </w:pPr>
    </w:p>
    <w:p w:rsidR="000311AA" w:rsidRPr="00C50DD1" w:rsidRDefault="000311AA" w:rsidP="00C50DD1">
      <w:pPr>
        <w:spacing w:after="0"/>
        <w:rPr>
          <w:rFonts w:cs="Times New Roman"/>
          <w:szCs w:val="24"/>
        </w:rPr>
      </w:pPr>
    </w:p>
    <w:p w:rsidR="000311AA" w:rsidRPr="00C50DD1" w:rsidRDefault="000311AA" w:rsidP="00C50DD1">
      <w:pPr>
        <w:spacing w:after="0"/>
        <w:rPr>
          <w:rFonts w:cs="Times New Roman"/>
          <w:szCs w:val="24"/>
        </w:rPr>
      </w:pPr>
    </w:p>
    <w:p w:rsidR="000311AA" w:rsidRPr="00C50DD1" w:rsidRDefault="000311AA" w:rsidP="00C50DD1">
      <w:pPr>
        <w:spacing w:after="0"/>
        <w:rPr>
          <w:rFonts w:cs="Times New Roman"/>
          <w:szCs w:val="24"/>
        </w:rPr>
      </w:pPr>
    </w:p>
    <w:p w:rsidR="000311AA" w:rsidRPr="00C50DD1" w:rsidRDefault="000311AA" w:rsidP="00C50DD1">
      <w:pPr>
        <w:spacing w:after="0"/>
        <w:rPr>
          <w:rFonts w:cs="Times New Roman"/>
          <w:szCs w:val="24"/>
        </w:rPr>
      </w:pPr>
    </w:p>
    <w:p w:rsidR="000311AA" w:rsidRPr="00C50DD1" w:rsidRDefault="000311AA" w:rsidP="00C50DD1">
      <w:pPr>
        <w:spacing w:after="0"/>
        <w:rPr>
          <w:rFonts w:cs="Times New Roman"/>
          <w:szCs w:val="24"/>
        </w:rPr>
      </w:pPr>
    </w:p>
    <w:p w:rsidR="000311AA" w:rsidRPr="00C50DD1" w:rsidRDefault="000311AA" w:rsidP="00C50DD1">
      <w:pPr>
        <w:spacing w:after="0"/>
        <w:rPr>
          <w:rFonts w:cs="Times New Roman"/>
          <w:szCs w:val="24"/>
        </w:rPr>
      </w:pPr>
    </w:p>
    <w:p w:rsidR="000311AA" w:rsidRPr="00C50DD1" w:rsidRDefault="000311AA" w:rsidP="00C50DD1">
      <w:pPr>
        <w:spacing w:after="0"/>
        <w:rPr>
          <w:rFonts w:cs="Times New Roman"/>
          <w:szCs w:val="24"/>
        </w:rPr>
      </w:pPr>
    </w:p>
    <w:p w:rsidR="000311AA" w:rsidRPr="00C50DD1" w:rsidRDefault="000311AA" w:rsidP="00450BDA">
      <w:pPr>
        <w:pStyle w:val="figura"/>
      </w:pPr>
      <w:bookmarkStart w:id="236" w:name="_Toc510713247"/>
      <w:bookmarkStart w:id="237" w:name="_Toc510713432"/>
      <w:r w:rsidRPr="00C50DD1">
        <w:lastRenderedPageBreak/>
        <w:t>Figura N° 3.13</w:t>
      </w:r>
      <w:bookmarkEnd w:id="236"/>
      <w:bookmarkEnd w:id="237"/>
    </w:p>
    <w:p w:rsidR="000311AA" w:rsidRPr="00C50DD1" w:rsidRDefault="000311AA" w:rsidP="00450BDA">
      <w:pPr>
        <w:pStyle w:val="figura"/>
      </w:pPr>
      <w:bookmarkStart w:id="238" w:name="_Toc510713248"/>
      <w:bookmarkStart w:id="239" w:name="_Toc510713433"/>
      <w:r w:rsidRPr="00C50DD1">
        <w:t>Diagrama propuesto para el préstamo de materiales bibliográficos</w:t>
      </w:r>
      <w:bookmarkEnd w:id="238"/>
      <w:bookmarkEnd w:id="239"/>
    </w:p>
    <w:p w:rsidR="000311AA" w:rsidRPr="00C50DD1" w:rsidRDefault="008E7DB8" w:rsidP="00450BDA">
      <w:pPr>
        <w:pStyle w:val="figura"/>
      </w:pPr>
      <w:r w:rsidRPr="00C50DD1">
        <w:rPr>
          <w:rFonts w:cs="Times New Roman"/>
          <w:b w:val="0"/>
          <w:noProof/>
          <w:szCs w:val="24"/>
          <w:lang w:eastAsia="es-ES"/>
        </w:rPr>
        <w:drawing>
          <wp:anchor distT="0" distB="0" distL="114300" distR="114300" simplePos="0" relativeHeight="251545600" behindDoc="1" locked="0" layoutInCell="1" allowOverlap="1" wp14:anchorId="66527E4D" wp14:editId="05C432F5">
            <wp:simplePos x="0" y="0"/>
            <wp:positionH relativeFrom="column">
              <wp:posOffset>509365</wp:posOffset>
            </wp:positionH>
            <wp:positionV relativeFrom="paragraph">
              <wp:posOffset>237746</wp:posOffset>
            </wp:positionV>
            <wp:extent cx="4593901" cy="6694226"/>
            <wp:effectExtent l="0" t="0" r="0" b="0"/>
            <wp:wrapNone/>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srcRect/>
                    <a:stretch>
                      <a:fillRect/>
                    </a:stretch>
                  </pic:blipFill>
                  <pic:spPr bwMode="auto">
                    <a:xfrm>
                      <a:off x="0" y="0"/>
                      <a:ext cx="4593901" cy="6694226"/>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311AA" w:rsidRPr="00C50DD1">
        <w:t>para la biblioteca Sighart Klauss</w:t>
      </w: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450BDA">
      <w:pPr>
        <w:pStyle w:val="figura"/>
      </w:pPr>
    </w:p>
    <w:p w:rsidR="000311AA" w:rsidRPr="00C50DD1" w:rsidRDefault="000311AA" w:rsidP="00450BDA">
      <w:pPr>
        <w:pStyle w:val="figura"/>
      </w:pPr>
      <w:bookmarkStart w:id="240" w:name="_Toc510713249"/>
      <w:bookmarkStart w:id="241" w:name="_Toc510713434"/>
      <w:r w:rsidRPr="00C50DD1">
        <w:lastRenderedPageBreak/>
        <w:t>Figura N° 3.14</w:t>
      </w:r>
      <w:bookmarkEnd w:id="240"/>
      <w:bookmarkEnd w:id="241"/>
    </w:p>
    <w:p w:rsidR="000311AA" w:rsidRPr="00C50DD1" w:rsidRDefault="000311AA" w:rsidP="00450BDA">
      <w:pPr>
        <w:pStyle w:val="figura"/>
      </w:pPr>
      <w:r w:rsidRPr="00C50DD1">
        <w:t>Diagrama propuesto para la devolución de materiales bibliográficos para la biblioteca Sighart Klauss</w:t>
      </w:r>
    </w:p>
    <w:p w:rsidR="000311AA" w:rsidRPr="00C50DD1" w:rsidRDefault="000311AA" w:rsidP="00C50DD1">
      <w:pPr>
        <w:spacing w:after="0"/>
        <w:rPr>
          <w:rFonts w:cs="Times New Roman"/>
          <w:b/>
          <w:bCs/>
          <w:szCs w:val="24"/>
        </w:rPr>
      </w:pPr>
      <w:r w:rsidRPr="00C50DD1">
        <w:rPr>
          <w:rFonts w:cs="Times New Roman"/>
          <w:b/>
          <w:bCs/>
          <w:noProof/>
          <w:szCs w:val="24"/>
          <w:lang w:eastAsia="es-ES"/>
        </w:rPr>
        <w:drawing>
          <wp:anchor distT="0" distB="0" distL="114300" distR="114300" simplePos="0" relativeHeight="251550720" behindDoc="1" locked="0" layoutInCell="1" allowOverlap="1" wp14:anchorId="77916511" wp14:editId="1FDF4194">
            <wp:simplePos x="0" y="0"/>
            <wp:positionH relativeFrom="column">
              <wp:posOffset>291466</wp:posOffset>
            </wp:positionH>
            <wp:positionV relativeFrom="paragraph">
              <wp:posOffset>15989</wp:posOffset>
            </wp:positionV>
            <wp:extent cx="4790364" cy="6457728"/>
            <wp:effectExtent l="0" t="0" r="0" b="0"/>
            <wp:wrapNone/>
            <wp:docPr id="2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srcRect/>
                    <a:stretch>
                      <a:fillRect/>
                    </a:stretch>
                  </pic:blipFill>
                  <pic:spPr bwMode="auto">
                    <a:xfrm>
                      <a:off x="0" y="0"/>
                      <a:ext cx="4791873" cy="645976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noProof/>
          <w:szCs w:val="24"/>
          <w:lang w:eastAsia="es-ES"/>
        </w:rPr>
      </w:pPr>
      <w:r w:rsidRPr="00C50DD1">
        <w:rPr>
          <w:rFonts w:cs="Times New Roman"/>
          <w:b/>
          <w:bCs/>
          <w:szCs w:val="24"/>
        </w:rPr>
        <w:t xml:space="preserve">Fuente. </w:t>
      </w:r>
      <w:r w:rsidRPr="00C50DD1">
        <w:rPr>
          <w:rFonts w:cs="Times New Roman"/>
          <w:szCs w:val="24"/>
        </w:rPr>
        <w:t>[Elaboración propia]</w:t>
      </w:r>
    </w:p>
    <w:p w:rsidR="00D359BE" w:rsidRDefault="00D359BE" w:rsidP="00D359BE">
      <w:pPr>
        <w:pStyle w:val="Ttulo3"/>
      </w:pPr>
      <w:bookmarkStart w:id="242" w:name="_Toc513531522"/>
      <w:bookmarkStart w:id="243" w:name="_Toc510713250"/>
      <w:bookmarkStart w:id="244" w:name="_Toc510713435"/>
      <w:r>
        <w:lastRenderedPageBreak/>
        <w:t>A</w:t>
      </w:r>
      <w:r w:rsidRPr="00C50DD1">
        <w:t>rquitectura</w:t>
      </w:r>
      <w:r>
        <w:t xml:space="preserve"> del sistema</w:t>
      </w:r>
      <w:bookmarkEnd w:id="242"/>
    </w:p>
    <w:p w:rsidR="00D359BE" w:rsidRDefault="00D359BE" w:rsidP="00D359BE">
      <w:r>
        <w:t xml:space="preserve">A continuación se mostrar un diseño de la arquitectura del sistema y el funcionamiento que tendrá dicho sistema. </w:t>
      </w:r>
    </w:p>
    <w:p w:rsidR="00D359BE" w:rsidRDefault="00D359BE" w:rsidP="00D359BE">
      <w:r>
        <w:t>Las aplicaciones web en la actualidad son solo la piedra angular en la que se construyen los proyectos, y dan paso a la implementación de nuevos tipos de aplicaciones como clientes Android, clientes IOS, clientes de escritorio.</w:t>
      </w:r>
    </w:p>
    <w:p w:rsidR="00D359BE" w:rsidRDefault="00D359BE" w:rsidP="00D359BE">
      <w:r>
        <w:t>La arquitectura fue diseñada de esta manera para que otros sistemas se integren de una forma fácil al sistema de la biblioteca.</w:t>
      </w:r>
    </w:p>
    <w:p w:rsidR="00D359BE" w:rsidRPr="00DD7084" w:rsidRDefault="00D359BE" w:rsidP="00D359BE">
      <w:pPr>
        <w:pStyle w:val="figura"/>
      </w:pPr>
      <w:r w:rsidRPr="00DD7084">
        <w:t>Figura N° 3.</w:t>
      </w:r>
      <w:r>
        <w:t>1</w:t>
      </w:r>
    </w:p>
    <w:p w:rsidR="00D359BE" w:rsidRPr="00DD7084" w:rsidRDefault="00D359BE" w:rsidP="00D359BE">
      <w:pPr>
        <w:pStyle w:val="figura"/>
      </w:pPr>
      <w:bookmarkStart w:id="245" w:name="_Toc510713230"/>
      <w:bookmarkStart w:id="246" w:name="_Toc510713415"/>
      <w:r w:rsidRPr="00DD7084">
        <w:t>Sistema compuesto por varios sub-sistemas</w:t>
      </w:r>
      <w:bookmarkEnd w:id="245"/>
      <w:bookmarkEnd w:id="246"/>
    </w:p>
    <w:p w:rsidR="00D359BE" w:rsidRPr="00C50DD1" w:rsidRDefault="00D359BE" w:rsidP="00EF76F2">
      <w:pPr>
        <w:rPr>
          <w:rFonts w:cs="Times New Roman"/>
          <w:szCs w:val="24"/>
        </w:rPr>
      </w:pPr>
      <w:r>
        <w:rPr>
          <w:noProof/>
          <w:lang w:eastAsia="es-ES"/>
        </w:rPr>
        <w:drawing>
          <wp:anchor distT="0" distB="0" distL="114300" distR="114300" simplePos="0" relativeHeight="251624448" behindDoc="1" locked="0" layoutInCell="1" allowOverlap="1" wp14:anchorId="52E37CBE" wp14:editId="7C3564C7">
            <wp:simplePos x="0" y="0"/>
            <wp:positionH relativeFrom="column">
              <wp:posOffset>934085</wp:posOffset>
            </wp:positionH>
            <wp:positionV relativeFrom="paragraph">
              <wp:posOffset>11430</wp:posOffset>
            </wp:positionV>
            <wp:extent cx="4048125" cy="2611120"/>
            <wp:effectExtent l="19050" t="0" r="9525" b="0"/>
            <wp:wrapNone/>
            <wp:docPr id="16" name="Imagen 2"/>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2"/>
                    <a:srcRect l="7609" t="9549" r="7609" b="7691"/>
                    <a:stretch>
                      <a:fillRect/>
                    </a:stretch>
                  </pic:blipFill>
                  <pic:spPr bwMode="auto">
                    <a:xfrm>
                      <a:off x="0" y="0"/>
                      <a:ext cx="4048125" cy="2611120"/>
                    </a:xfrm>
                    <a:prstGeom prst="rect">
                      <a:avLst/>
                    </a:prstGeom>
                    <a:noFill/>
                    <a:ln w="9525">
                      <a:noFill/>
                      <a:miter lim="800000"/>
                      <a:headEnd/>
                      <a:tailEnd/>
                    </a:ln>
                    <a:effectLst/>
                  </pic:spPr>
                </pic:pic>
              </a:graphicData>
            </a:graphic>
          </wp:anchor>
        </w:drawing>
      </w:r>
    </w:p>
    <w:p w:rsidR="00D359BE" w:rsidRPr="00C50DD1" w:rsidRDefault="00D359BE" w:rsidP="00D359BE">
      <w:pPr>
        <w:spacing w:after="0"/>
        <w:rPr>
          <w:rFonts w:cs="Times New Roman"/>
          <w:szCs w:val="24"/>
        </w:rPr>
      </w:pPr>
    </w:p>
    <w:p w:rsidR="00D359BE" w:rsidRDefault="00D359BE" w:rsidP="00D359BE">
      <w:pPr>
        <w:spacing w:after="0"/>
        <w:rPr>
          <w:rFonts w:cs="Times New Roman"/>
          <w:szCs w:val="24"/>
        </w:rPr>
      </w:pPr>
    </w:p>
    <w:p w:rsidR="00EF76F2" w:rsidRDefault="00EF76F2" w:rsidP="00D359BE">
      <w:pPr>
        <w:spacing w:after="0"/>
        <w:rPr>
          <w:rFonts w:cs="Times New Roman"/>
          <w:szCs w:val="24"/>
        </w:rPr>
      </w:pPr>
    </w:p>
    <w:p w:rsidR="00EF76F2" w:rsidRDefault="00EF76F2" w:rsidP="00D359BE">
      <w:pPr>
        <w:spacing w:after="0"/>
        <w:rPr>
          <w:rFonts w:cs="Times New Roman"/>
          <w:szCs w:val="24"/>
        </w:rPr>
      </w:pPr>
    </w:p>
    <w:p w:rsidR="00EF76F2" w:rsidRDefault="00EF76F2" w:rsidP="00D359BE">
      <w:pPr>
        <w:spacing w:after="0"/>
        <w:rPr>
          <w:rFonts w:cs="Times New Roman"/>
          <w:szCs w:val="24"/>
        </w:rPr>
      </w:pPr>
    </w:p>
    <w:p w:rsidR="00EF76F2" w:rsidRDefault="00EF76F2" w:rsidP="00D359BE">
      <w:pPr>
        <w:spacing w:after="0"/>
        <w:rPr>
          <w:rFonts w:cs="Times New Roman"/>
          <w:szCs w:val="24"/>
        </w:rPr>
      </w:pPr>
    </w:p>
    <w:p w:rsidR="00EF76F2" w:rsidRDefault="00EF76F2" w:rsidP="00D359BE">
      <w:pPr>
        <w:spacing w:after="0"/>
        <w:rPr>
          <w:rFonts w:cs="Times New Roman"/>
          <w:szCs w:val="24"/>
        </w:rPr>
      </w:pPr>
    </w:p>
    <w:p w:rsidR="00EF76F2" w:rsidRDefault="00EF76F2" w:rsidP="00D359BE">
      <w:pPr>
        <w:spacing w:after="0"/>
        <w:rPr>
          <w:rFonts w:cs="Times New Roman"/>
          <w:szCs w:val="24"/>
        </w:rPr>
      </w:pPr>
    </w:p>
    <w:p w:rsidR="00EF76F2" w:rsidRDefault="00EF76F2" w:rsidP="00D359BE">
      <w:pPr>
        <w:spacing w:after="0"/>
        <w:rPr>
          <w:rFonts w:cs="Times New Roman"/>
          <w:szCs w:val="24"/>
        </w:rPr>
      </w:pPr>
    </w:p>
    <w:p w:rsidR="00EF76F2" w:rsidRPr="00C50DD1" w:rsidRDefault="00EF76F2" w:rsidP="00D359BE">
      <w:pPr>
        <w:spacing w:after="0"/>
        <w:rPr>
          <w:rFonts w:cs="Times New Roman"/>
          <w:szCs w:val="24"/>
        </w:rPr>
      </w:pPr>
    </w:p>
    <w:p w:rsidR="00D359BE" w:rsidRDefault="00D359BE" w:rsidP="00D359BE">
      <w:pPr>
        <w:spacing w:after="0"/>
        <w:rPr>
          <w:rFonts w:cs="Times New Roman"/>
          <w:szCs w:val="24"/>
        </w:rPr>
      </w:pPr>
      <w:r w:rsidRPr="00C50DD1">
        <w:rPr>
          <w:rFonts w:cs="Times New Roman"/>
          <w:b/>
          <w:bCs/>
          <w:szCs w:val="24"/>
        </w:rPr>
        <w:t xml:space="preserve">Fuente. </w:t>
      </w:r>
      <w:r w:rsidRPr="00C50DD1">
        <w:rPr>
          <w:rFonts w:cs="Times New Roman"/>
          <w:szCs w:val="24"/>
        </w:rPr>
        <w:t>[Elaboración propia]</w:t>
      </w:r>
    </w:p>
    <w:p w:rsidR="00D359BE" w:rsidRDefault="00D359BE" w:rsidP="00D359BE">
      <w:pPr>
        <w:pStyle w:val="Ttulo4"/>
      </w:pPr>
      <w:bookmarkStart w:id="247" w:name="_Toc513531523"/>
      <w:r w:rsidRPr="00C50DD1">
        <w:t>Diseño de la arquitectura</w:t>
      </w:r>
      <w:bookmarkStart w:id="248" w:name="_Toc510713229"/>
      <w:bookmarkStart w:id="249" w:name="_Toc510713414"/>
      <w:bookmarkEnd w:id="247"/>
    </w:p>
    <w:p w:rsidR="00D359BE" w:rsidRDefault="00D359BE" w:rsidP="00D359BE">
      <w:r>
        <w:t xml:space="preserve">El sistema </w:t>
      </w:r>
      <w:r w:rsidRPr="00C50DD1">
        <w:rPr>
          <w:rFonts w:eastAsia="Times New Roman" w:cs="Times New Roman"/>
          <w:color w:val="000000"/>
          <w:szCs w:val="24"/>
          <w:lang w:eastAsia="es-ES"/>
        </w:rPr>
        <w:t>Sighart Klauss</w:t>
      </w:r>
      <w:r>
        <w:t xml:space="preserve"> se divide en tres sub-sistemas cada uno funcionara de forma independiente.</w:t>
      </w:r>
    </w:p>
    <w:p w:rsidR="00D359BE" w:rsidRPr="00857D74" w:rsidRDefault="00D359BE" w:rsidP="00D359BE">
      <w:pPr>
        <w:rPr>
          <w:szCs w:val="24"/>
          <w:lang w:eastAsia="es-ES"/>
        </w:rPr>
      </w:pPr>
      <w:bookmarkStart w:id="250" w:name="_Toc513531524"/>
      <w:r w:rsidRPr="00857D74">
        <w:rPr>
          <w:rStyle w:val="Ttulo4Car"/>
        </w:rPr>
        <w:lastRenderedPageBreak/>
        <w:t xml:space="preserve">"Sighart Klaus" REST </w:t>
      </w:r>
      <w:r>
        <w:rPr>
          <w:rStyle w:val="Ttulo4Car"/>
        </w:rPr>
        <w:t>Api</w:t>
      </w:r>
      <w:r w:rsidRPr="00857D74">
        <w:rPr>
          <w:rStyle w:val="Ttulo4Car"/>
        </w:rPr>
        <w:t>:</w:t>
      </w:r>
      <w:bookmarkEnd w:id="250"/>
      <w:r w:rsidRPr="00857D74">
        <w:rPr>
          <w:rStyle w:val="Ttulo4Car"/>
        </w:rPr>
        <w:t xml:space="preserve"> </w:t>
      </w:r>
      <w:r w:rsidRPr="00857D74">
        <w:rPr>
          <w:lang w:eastAsia="es-ES"/>
        </w:rPr>
        <w:t>Es el sistema principal de la biblioteca donde se interactúa con los datos almacenados y se guarda la lógica de negocio. Toda transacción de datos será en base al formato de texto JSON.</w:t>
      </w:r>
    </w:p>
    <w:p w:rsidR="00D359BE" w:rsidRDefault="00D359BE" w:rsidP="00D359BE">
      <w:pPr>
        <w:rPr>
          <w:lang w:eastAsia="es-ES"/>
        </w:rPr>
      </w:pPr>
      <w:r w:rsidRPr="00857D74">
        <w:rPr>
          <w:b/>
          <w:bCs/>
          <w:szCs w:val="24"/>
          <w:lang w:eastAsia="es-ES"/>
        </w:rPr>
        <w:t xml:space="preserve">"Sighart Klaus" Administrador CLIENTE WEB: </w:t>
      </w:r>
      <w:r w:rsidRPr="00857D74">
        <w:rPr>
          <w:lang w:eastAsia="es-ES"/>
        </w:rPr>
        <w:t>El cliente administrador será el gestor de contenido de toda la biblioteca (libros, tesis, periódicos y revistas) es</w:t>
      </w:r>
      <w:r>
        <w:rPr>
          <w:lang w:eastAsia="es-ES"/>
        </w:rPr>
        <w:t>to</w:t>
      </w:r>
      <w:r w:rsidRPr="00857D74">
        <w:rPr>
          <w:lang w:eastAsia="es-ES"/>
        </w:rPr>
        <w:t xml:space="preserve"> incluye los préstamos </w:t>
      </w:r>
      <w:r>
        <w:rPr>
          <w:lang w:eastAsia="es-ES"/>
        </w:rPr>
        <w:t>e</w:t>
      </w:r>
      <w:r w:rsidRPr="00857D74">
        <w:rPr>
          <w:lang w:eastAsia="es-ES"/>
        </w:rPr>
        <w:t xml:space="preserve"> inventarios.</w:t>
      </w:r>
    </w:p>
    <w:p w:rsidR="00D359BE" w:rsidRDefault="00D359BE" w:rsidP="00D359BE">
      <w:r w:rsidRPr="00857D74">
        <w:rPr>
          <w:b/>
          <w:bCs/>
          <w:szCs w:val="24"/>
          <w:lang w:eastAsia="es-ES"/>
        </w:rPr>
        <w:t xml:space="preserve">"Sighart Klaus" Buscador CLIENTE WEB: </w:t>
      </w:r>
      <w:r w:rsidRPr="00857D74">
        <w:rPr>
          <w:lang w:eastAsia="es-ES"/>
        </w:rPr>
        <w:t>E</w:t>
      </w:r>
      <w:r>
        <w:rPr>
          <w:lang w:eastAsia="es-ES"/>
        </w:rPr>
        <w:t xml:space="preserve">n el desarrollo de este cliente se buscara crear interfaces mucho más sencillas que pertenecerá, se entregara una experiencia de usuario más claras y totalmente </w:t>
      </w:r>
      <w:r w:rsidRPr="00857D74">
        <w:rPr>
          <w:lang w:eastAsia="es-ES"/>
        </w:rPr>
        <w:t>enfocara en la búsqueda y reservaciones</w:t>
      </w:r>
      <w:r>
        <w:rPr>
          <w:lang w:eastAsia="es-ES"/>
        </w:rPr>
        <w:t xml:space="preserve"> de los lectores</w:t>
      </w:r>
      <w:r w:rsidRPr="00857D74">
        <w:rPr>
          <w:lang w:eastAsia="es-ES"/>
        </w:rPr>
        <w:t>.</w:t>
      </w:r>
    </w:p>
    <w:p w:rsidR="00D359BE" w:rsidRPr="00DD7084" w:rsidRDefault="00D359BE" w:rsidP="00D359BE">
      <w:pPr>
        <w:pStyle w:val="figura"/>
      </w:pPr>
      <w:r>
        <w:t>Figura N° 3.2</w:t>
      </w:r>
    </w:p>
    <w:p w:rsidR="00D359BE" w:rsidRDefault="00D359BE" w:rsidP="00D359BE">
      <w:pPr>
        <w:pStyle w:val="figura"/>
      </w:pPr>
      <w:r>
        <w:t>Sub-s</w:t>
      </w:r>
      <w:r w:rsidRPr="00DD7084">
        <w:t>istema</w:t>
      </w:r>
      <w:r>
        <w:t>s de la biblioteca de Sighart Klauss</w:t>
      </w:r>
    </w:p>
    <w:p w:rsidR="00D359BE" w:rsidRDefault="00D359BE" w:rsidP="00D359BE">
      <w:r>
        <w:rPr>
          <w:noProof/>
          <w:lang w:eastAsia="es-ES"/>
        </w:rPr>
        <w:drawing>
          <wp:anchor distT="0" distB="0" distL="114300" distR="114300" simplePos="0" relativeHeight="251815936" behindDoc="0" locked="0" layoutInCell="1" allowOverlap="1" wp14:anchorId="27682BBE" wp14:editId="6262DED4">
            <wp:simplePos x="0" y="0"/>
            <wp:positionH relativeFrom="column">
              <wp:posOffset>-3810</wp:posOffset>
            </wp:positionH>
            <wp:positionV relativeFrom="paragraph">
              <wp:posOffset>12065</wp:posOffset>
            </wp:positionV>
            <wp:extent cx="5610225" cy="3590925"/>
            <wp:effectExtent l="0" t="0" r="0" b="0"/>
            <wp:wrapNone/>
            <wp:docPr id="11" name="Imagen 11" descr="E:\lagash-documentation\build\arq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agash-documentation\build\arqui.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0225" cy="3590925"/>
                    </a:xfrm>
                    <a:prstGeom prst="rect">
                      <a:avLst/>
                    </a:prstGeom>
                    <a:noFill/>
                    <a:ln>
                      <a:noFill/>
                    </a:ln>
                  </pic:spPr>
                </pic:pic>
              </a:graphicData>
            </a:graphic>
          </wp:anchor>
        </w:drawing>
      </w:r>
    </w:p>
    <w:p w:rsidR="00D359BE" w:rsidRDefault="00D359BE" w:rsidP="00D359BE"/>
    <w:p w:rsidR="00D359BE" w:rsidRDefault="00D359BE" w:rsidP="00D359BE"/>
    <w:p w:rsidR="00D359BE" w:rsidRDefault="00D359BE" w:rsidP="00D359BE"/>
    <w:p w:rsidR="00D359BE" w:rsidRDefault="00D359BE" w:rsidP="00D359BE"/>
    <w:p w:rsidR="00D359BE" w:rsidRDefault="00D359BE" w:rsidP="00D359BE">
      <w:pPr>
        <w:rPr>
          <w:lang w:eastAsia="es-ES"/>
        </w:rPr>
      </w:pPr>
    </w:p>
    <w:p w:rsidR="00D359BE" w:rsidRDefault="00D359BE" w:rsidP="00D359BE">
      <w:pPr>
        <w:spacing w:after="0"/>
        <w:rPr>
          <w:rFonts w:cs="Times New Roman"/>
          <w:b/>
          <w:bCs/>
          <w:szCs w:val="24"/>
        </w:rPr>
      </w:pPr>
    </w:p>
    <w:p w:rsidR="00D359BE" w:rsidRDefault="00D359BE" w:rsidP="00D359BE">
      <w:pPr>
        <w:spacing w:after="0"/>
        <w:rPr>
          <w:rFonts w:cs="Times New Roman"/>
          <w:szCs w:val="24"/>
        </w:rPr>
      </w:pPr>
      <w:r w:rsidRPr="00C50DD1">
        <w:rPr>
          <w:rFonts w:cs="Times New Roman"/>
          <w:b/>
          <w:bCs/>
          <w:szCs w:val="24"/>
        </w:rPr>
        <w:t xml:space="preserve">Fuente. </w:t>
      </w:r>
      <w:r w:rsidRPr="00C50DD1">
        <w:rPr>
          <w:rFonts w:cs="Times New Roman"/>
          <w:szCs w:val="24"/>
        </w:rPr>
        <w:t>[Elaboración propia]</w:t>
      </w:r>
    </w:p>
    <w:p w:rsidR="00D359BE" w:rsidRPr="00C50DD1" w:rsidRDefault="00D359BE" w:rsidP="00D359BE">
      <w:pPr>
        <w:spacing w:after="0"/>
        <w:rPr>
          <w:rFonts w:cs="Times New Roman"/>
          <w:szCs w:val="24"/>
        </w:rPr>
      </w:pPr>
    </w:p>
    <w:p w:rsidR="00D359BE" w:rsidRDefault="00D359BE" w:rsidP="00D359BE">
      <w:r>
        <w:t>En cuanto al funcionamiento del sistema, solo los administradores o encargado tendrán acceso al cliente web administrador, los lectores, estudiantes y docentes no tendrán acceso al administrador pero si al buscador para poder realizar búsquedas de materiales bibliográficos y hacer reservaciones.</w:t>
      </w:r>
      <w:bookmarkEnd w:id="248"/>
      <w:bookmarkEnd w:id="249"/>
    </w:p>
    <w:p w:rsidR="00EF76F2" w:rsidRPr="00C50DD1" w:rsidRDefault="00EF76F2" w:rsidP="00D359BE">
      <w:pPr>
        <w:rPr>
          <w:rFonts w:cs="Times New Roman"/>
          <w:szCs w:val="24"/>
        </w:rPr>
      </w:pPr>
    </w:p>
    <w:p w:rsidR="00D359BE" w:rsidRPr="00DD7084" w:rsidRDefault="00D359BE" w:rsidP="00D359BE">
      <w:pPr>
        <w:pStyle w:val="figura"/>
      </w:pPr>
      <w:bookmarkStart w:id="251" w:name="_Toc510713231"/>
      <w:bookmarkStart w:id="252" w:name="_Toc510713416"/>
      <w:r w:rsidRPr="00DD7084">
        <w:lastRenderedPageBreak/>
        <w:t>Figura N° 3.</w:t>
      </w:r>
      <w:bookmarkEnd w:id="251"/>
      <w:bookmarkEnd w:id="252"/>
      <w:r>
        <w:t>3</w:t>
      </w:r>
    </w:p>
    <w:p w:rsidR="00D359BE" w:rsidRPr="00DD7084" w:rsidRDefault="00D359BE" w:rsidP="00D359BE">
      <w:pPr>
        <w:pStyle w:val="figura"/>
        <w:rPr>
          <w:rFonts w:cs="Times New Roman"/>
          <w:szCs w:val="24"/>
        </w:rPr>
      </w:pPr>
      <w:r w:rsidRPr="00DD7084">
        <w:rPr>
          <w:rFonts w:cs="Times New Roman"/>
          <w:szCs w:val="24"/>
        </w:rPr>
        <w:t xml:space="preserve">Sistema propuesto por varios sub-sistemas incluidos el </w:t>
      </w:r>
      <w:r>
        <w:rPr>
          <w:rFonts w:cs="Times New Roman"/>
          <w:szCs w:val="24"/>
        </w:rPr>
        <w:t xml:space="preserve">sistema </w:t>
      </w:r>
      <w:r w:rsidRPr="00DD7084">
        <w:rPr>
          <w:rFonts w:cs="Times New Roman"/>
          <w:szCs w:val="24"/>
        </w:rPr>
        <w:t>académico</w:t>
      </w:r>
    </w:p>
    <w:p w:rsidR="00D359BE" w:rsidRPr="00C50DD1" w:rsidRDefault="00D359BE" w:rsidP="00D359BE">
      <w:pPr>
        <w:spacing w:after="0"/>
        <w:rPr>
          <w:rFonts w:cs="Times New Roman"/>
          <w:szCs w:val="24"/>
        </w:rPr>
      </w:pPr>
      <w:r>
        <w:rPr>
          <w:noProof/>
          <w:lang w:eastAsia="es-ES"/>
        </w:rPr>
        <w:drawing>
          <wp:anchor distT="0" distB="0" distL="114300" distR="114300" simplePos="0" relativeHeight="251810816" behindDoc="0" locked="0" layoutInCell="1" allowOverlap="1" wp14:anchorId="060B5DCF" wp14:editId="7D1A8C29">
            <wp:simplePos x="0" y="0"/>
            <wp:positionH relativeFrom="column">
              <wp:posOffset>234315</wp:posOffset>
            </wp:positionH>
            <wp:positionV relativeFrom="paragraph">
              <wp:posOffset>103505</wp:posOffset>
            </wp:positionV>
            <wp:extent cx="5610225" cy="3943350"/>
            <wp:effectExtent l="0" t="0" r="0" b="0"/>
            <wp:wrapNone/>
            <wp:docPr id="5" name="Imagen 5" descr="E:\lagash-documentation\build\arqui-evol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agash-documentation\build\arqui-evolv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0225" cy="3943350"/>
                    </a:xfrm>
                    <a:prstGeom prst="rect">
                      <a:avLst/>
                    </a:prstGeom>
                    <a:noFill/>
                    <a:ln>
                      <a:noFill/>
                    </a:ln>
                  </pic:spPr>
                </pic:pic>
              </a:graphicData>
            </a:graphic>
          </wp:anchor>
        </w:drawing>
      </w:r>
    </w:p>
    <w:p w:rsidR="00D359BE" w:rsidRPr="00C50DD1" w:rsidRDefault="00D359BE" w:rsidP="00D359BE">
      <w:pPr>
        <w:spacing w:after="0"/>
        <w:rPr>
          <w:rFonts w:cs="Times New Roman"/>
          <w:szCs w:val="24"/>
        </w:rPr>
      </w:pPr>
    </w:p>
    <w:p w:rsidR="00D359BE" w:rsidRPr="00C50DD1" w:rsidRDefault="00D359BE" w:rsidP="00D359BE">
      <w:pPr>
        <w:spacing w:after="0"/>
        <w:rPr>
          <w:rFonts w:cs="Times New Roman"/>
          <w:szCs w:val="24"/>
        </w:rPr>
      </w:pPr>
    </w:p>
    <w:p w:rsidR="00D359BE" w:rsidRPr="00C50DD1" w:rsidRDefault="00D359BE" w:rsidP="00D359BE">
      <w:pPr>
        <w:spacing w:after="0"/>
        <w:rPr>
          <w:rFonts w:cs="Times New Roman"/>
          <w:szCs w:val="24"/>
        </w:rPr>
      </w:pPr>
    </w:p>
    <w:p w:rsidR="00D359BE" w:rsidRPr="00C50DD1" w:rsidRDefault="00D359BE" w:rsidP="00D359BE">
      <w:pPr>
        <w:spacing w:after="0"/>
        <w:rPr>
          <w:rFonts w:cs="Times New Roman"/>
          <w:szCs w:val="24"/>
        </w:rPr>
      </w:pPr>
    </w:p>
    <w:p w:rsidR="00D359BE" w:rsidRPr="00C50DD1" w:rsidRDefault="00D359BE" w:rsidP="00D359BE">
      <w:pPr>
        <w:spacing w:after="0"/>
        <w:rPr>
          <w:rFonts w:cs="Times New Roman"/>
          <w:szCs w:val="24"/>
        </w:rPr>
      </w:pPr>
    </w:p>
    <w:p w:rsidR="00D359BE" w:rsidRPr="00C50DD1" w:rsidRDefault="00D359BE" w:rsidP="00D359BE">
      <w:pPr>
        <w:spacing w:after="0"/>
        <w:rPr>
          <w:rFonts w:cs="Times New Roman"/>
          <w:szCs w:val="24"/>
        </w:rPr>
      </w:pPr>
    </w:p>
    <w:p w:rsidR="00D359BE" w:rsidRPr="00C50DD1" w:rsidRDefault="00D359BE" w:rsidP="00D359BE">
      <w:pPr>
        <w:spacing w:after="0"/>
        <w:rPr>
          <w:rFonts w:cs="Times New Roman"/>
          <w:szCs w:val="24"/>
        </w:rPr>
      </w:pPr>
    </w:p>
    <w:p w:rsidR="00D359BE" w:rsidRDefault="00D359BE" w:rsidP="00D359BE">
      <w:pPr>
        <w:spacing w:after="0"/>
        <w:rPr>
          <w:rFonts w:cs="Times New Roman"/>
          <w:szCs w:val="24"/>
        </w:rPr>
      </w:pPr>
    </w:p>
    <w:p w:rsidR="00D359BE" w:rsidRDefault="00D359BE" w:rsidP="00D359BE">
      <w:pPr>
        <w:spacing w:after="0"/>
        <w:rPr>
          <w:rFonts w:cs="Times New Roman"/>
          <w:szCs w:val="24"/>
        </w:rPr>
      </w:pPr>
    </w:p>
    <w:p w:rsidR="00D359BE" w:rsidRDefault="00D359BE" w:rsidP="00D359BE">
      <w:pPr>
        <w:spacing w:after="0"/>
        <w:rPr>
          <w:rFonts w:cs="Times New Roman"/>
          <w:szCs w:val="24"/>
        </w:rPr>
      </w:pPr>
    </w:p>
    <w:p w:rsidR="00D359BE" w:rsidRDefault="00D359BE" w:rsidP="00D359BE">
      <w:pPr>
        <w:spacing w:after="0"/>
        <w:rPr>
          <w:rFonts w:cs="Times New Roman"/>
          <w:szCs w:val="24"/>
        </w:rPr>
      </w:pPr>
    </w:p>
    <w:p w:rsidR="00D359BE" w:rsidRDefault="00D359BE" w:rsidP="00D359BE">
      <w:pPr>
        <w:spacing w:after="0"/>
        <w:rPr>
          <w:rFonts w:cs="Times New Roman"/>
          <w:szCs w:val="24"/>
        </w:rPr>
      </w:pPr>
    </w:p>
    <w:p w:rsidR="00D359BE" w:rsidRDefault="00D359BE" w:rsidP="00D359BE">
      <w:pPr>
        <w:spacing w:after="0"/>
        <w:rPr>
          <w:rFonts w:cs="Times New Roman"/>
          <w:szCs w:val="24"/>
        </w:rPr>
      </w:pPr>
    </w:p>
    <w:p w:rsidR="00D359BE" w:rsidRDefault="00D359BE" w:rsidP="00D359BE">
      <w:pPr>
        <w:spacing w:after="0"/>
        <w:rPr>
          <w:rFonts w:cs="Times New Roman"/>
          <w:szCs w:val="24"/>
        </w:rPr>
      </w:pPr>
    </w:p>
    <w:p w:rsidR="00D359BE" w:rsidRPr="00C50DD1" w:rsidRDefault="00D359BE" w:rsidP="00D359BE">
      <w:pPr>
        <w:spacing w:after="0"/>
        <w:rPr>
          <w:rFonts w:cs="Times New Roman"/>
          <w:szCs w:val="24"/>
        </w:rPr>
      </w:pPr>
    </w:p>
    <w:p w:rsidR="00D359BE" w:rsidRDefault="00D359BE" w:rsidP="00D359BE">
      <w:pPr>
        <w:spacing w:after="0"/>
        <w:rPr>
          <w:rFonts w:cs="Times New Roman"/>
          <w:szCs w:val="24"/>
        </w:rPr>
      </w:pPr>
      <w:r w:rsidRPr="00C50DD1">
        <w:rPr>
          <w:rFonts w:cs="Times New Roman"/>
          <w:b/>
          <w:bCs/>
          <w:szCs w:val="24"/>
        </w:rPr>
        <w:t xml:space="preserve">Fuente. </w:t>
      </w:r>
      <w:r w:rsidRPr="00C50DD1">
        <w:rPr>
          <w:rFonts w:cs="Times New Roman"/>
          <w:szCs w:val="24"/>
        </w:rPr>
        <w:t>[Elaboración propia]</w:t>
      </w:r>
    </w:p>
    <w:p w:rsidR="00D359BE" w:rsidRDefault="00D359BE" w:rsidP="00D359BE">
      <w:pPr>
        <w:spacing w:after="0"/>
        <w:rPr>
          <w:rFonts w:cs="Times New Roman"/>
          <w:szCs w:val="24"/>
        </w:rPr>
      </w:pPr>
    </w:p>
    <w:p w:rsidR="00D359BE" w:rsidRDefault="00D359BE" w:rsidP="00D359BE">
      <w:pPr>
        <w:spacing w:after="0"/>
        <w:rPr>
          <w:rFonts w:cs="Times New Roman"/>
          <w:szCs w:val="24"/>
        </w:rPr>
      </w:pPr>
      <w:r>
        <w:rPr>
          <w:rFonts w:cs="Times New Roman"/>
          <w:szCs w:val="24"/>
        </w:rPr>
        <w:t xml:space="preserve">Según un análisis de con los encargados de la biblioteca crear usuarios para los lectores conllevaría crea una cuenta extra aparte del académico, se decidió que lo mejor será que la biblioteca use todos los usuarios registrador al académico para así poder centralizar el manejo de acceso y poder asociar un préstamo directamente con el perfil del usuario. </w:t>
      </w:r>
    </w:p>
    <w:p w:rsidR="00D359BE" w:rsidRDefault="00D359BE" w:rsidP="00D359BE">
      <w:pPr>
        <w:spacing w:after="0"/>
        <w:rPr>
          <w:rFonts w:cs="Times New Roman"/>
          <w:szCs w:val="24"/>
        </w:rPr>
      </w:pPr>
    </w:p>
    <w:p w:rsidR="00EF76F2" w:rsidRDefault="00EF76F2" w:rsidP="00D359BE">
      <w:pPr>
        <w:spacing w:after="0"/>
        <w:rPr>
          <w:rFonts w:cs="Times New Roman"/>
          <w:szCs w:val="24"/>
        </w:rPr>
      </w:pPr>
    </w:p>
    <w:p w:rsidR="00EF76F2" w:rsidRDefault="00EF76F2" w:rsidP="00D359BE">
      <w:pPr>
        <w:spacing w:after="0"/>
        <w:rPr>
          <w:rFonts w:cs="Times New Roman"/>
          <w:szCs w:val="24"/>
        </w:rPr>
      </w:pPr>
    </w:p>
    <w:p w:rsidR="00EF76F2" w:rsidRDefault="00EF76F2" w:rsidP="00D359BE">
      <w:pPr>
        <w:spacing w:after="0"/>
        <w:rPr>
          <w:rFonts w:cs="Times New Roman"/>
          <w:szCs w:val="24"/>
        </w:rPr>
      </w:pPr>
    </w:p>
    <w:p w:rsidR="00EF76F2" w:rsidRPr="00C50DD1" w:rsidRDefault="00EF76F2" w:rsidP="00D359BE">
      <w:pPr>
        <w:spacing w:after="0"/>
        <w:rPr>
          <w:rFonts w:cs="Times New Roman"/>
          <w:szCs w:val="24"/>
        </w:rPr>
      </w:pPr>
    </w:p>
    <w:p w:rsidR="00D359BE" w:rsidRPr="00C50DD1" w:rsidRDefault="00D359BE" w:rsidP="00D359BE">
      <w:pPr>
        <w:pStyle w:val="Ttulo4"/>
      </w:pPr>
      <w:bookmarkStart w:id="253" w:name="_Toc510713232"/>
      <w:bookmarkStart w:id="254" w:name="_Toc510713417"/>
      <w:bookmarkStart w:id="255" w:name="_Toc513531525"/>
      <w:r w:rsidRPr="00C50DD1">
        <w:lastRenderedPageBreak/>
        <w:t>Diagrama de componentes</w:t>
      </w:r>
      <w:bookmarkEnd w:id="253"/>
      <w:bookmarkEnd w:id="254"/>
      <w:r>
        <w:t xml:space="preserve"> del sistema Sighart Klauss</w:t>
      </w:r>
      <w:bookmarkEnd w:id="255"/>
    </w:p>
    <w:p w:rsidR="00D359BE" w:rsidRPr="00450BDA" w:rsidRDefault="00D359BE" w:rsidP="00D359BE">
      <w:pPr>
        <w:pStyle w:val="figura"/>
      </w:pPr>
      <w:bookmarkStart w:id="256" w:name="_Toc510713233"/>
      <w:bookmarkStart w:id="257" w:name="_Toc510713418"/>
      <w:r w:rsidRPr="00450BDA">
        <w:t>Figura N° 3.3</w:t>
      </w:r>
      <w:bookmarkEnd w:id="256"/>
      <w:bookmarkEnd w:id="257"/>
    </w:p>
    <w:p w:rsidR="00D359BE" w:rsidRPr="00450BDA" w:rsidRDefault="00D359BE" w:rsidP="00D359BE">
      <w:pPr>
        <w:pStyle w:val="figura"/>
        <w:rPr>
          <w:rFonts w:cs="Times New Roman"/>
          <w:szCs w:val="24"/>
        </w:rPr>
      </w:pPr>
      <w:bookmarkStart w:id="258" w:name="_Toc510713234"/>
      <w:bookmarkStart w:id="259" w:name="_Toc510713419"/>
      <w:r w:rsidRPr="00450BDA">
        <w:rPr>
          <w:rFonts w:cs="Times New Roman"/>
          <w:szCs w:val="24"/>
        </w:rPr>
        <w:t>Componentes: Sistema propuesto</w:t>
      </w:r>
      <w:bookmarkEnd w:id="258"/>
      <w:bookmarkEnd w:id="259"/>
    </w:p>
    <w:p w:rsidR="00D359BE" w:rsidRPr="00C50DD1" w:rsidRDefault="00D359BE" w:rsidP="00D359BE">
      <w:pPr>
        <w:spacing w:after="0"/>
        <w:jc w:val="center"/>
        <w:rPr>
          <w:rFonts w:cs="Times New Roman"/>
          <w:szCs w:val="24"/>
        </w:rPr>
      </w:pPr>
      <w:r w:rsidRPr="00C50DD1">
        <w:rPr>
          <w:rFonts w:cs="Times New Roman"/>
          <w:noProof/>
          <w:szCs w:val="24"/>
          <w:lang w:eastAsia="es-ES"/>
        </w:rPr>
        <w:drawing>
          <wp:anchor distT="0" distB="0" distL="114300" distR="114300" simplePos="0" relativeHeight="251805696" behindDoc="1" locked="0" layoutInCell="1" allowOverlap="1" wp14:anchorId="7E800969" wp14:editId="10F5FF8D">
            <wp:simplePos x="0" y="0"/>
            <wp:positionH relativeFrom="column">
              <wp:posOffset>125095</wp:posOffset>
            </wp:positionH>
            <wp:positionV relativeFrom="paragraph">
              <wp:posOffset>143510</wp:posOffset>
            </wp:positionV>
            <wp:extent cx="5401310" cy="4357370"/>
            <wp:effectExtent l="19050" t="0" r="8890" b="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a:srcRect/>
                    <a:stretch>
                      <a:fillRect/>
                    </a:stretch>
                  </pic:blipFill>
                  <pic:spPr bwMode="auto">
                    <a:xfrm>
                      <a:off x="0" y="0"/>
                      <a:ext cx="5401310" cy="4357370"/>
                    </a:xfrm>
                    <a:prstGeom prst="rect">
                      <a:avLst/>
                    </a:prstGeom>
                    <a:noFill/>
                    <a:ln w="9525">
                      <a:noFill/>
                      <a:miter lim="800000"/>
                      <a:headEnd/>
                      <a:tailEnd/>
                    </a:ln>
                  </pic:spPr>
                </pic:pic>
              </a:graphicData>
            </a:graphic>
          </wp:anchor>
        </w:drawing>
      </w:r>
    </w:p>
    <w:p w:rsidR="00D359BE" w:rsidRPr="00C50DD1" w:rsidRDefault="00D359BE" w:rsidP="00D359BE">
      <w:pPr>
        <w:spacing w:after="0"/>
        <w:rPr>
          <w:rFonts w:cs="Times New Roman"/>
          <w:szCs w:val="24"/>
        </w:rPr>
      </w:pPr>
    </w:p>
    <w:p w:rsidR="00D359BE" w:rsidRPr="00C50DD1" w:rsidRDefault="00D359BE" w:rsidP="00D359BE">
      <w:pPr>
        <w:spacing w:after="0"/>
        <w:rPr>
          <w:rFonts w:cs="Times New Roman"/>
          <w:szCs w:val="24"/>
        </w:rPr>
      </w:pPr>
    </w:p>
    <w:p w:rsidR="00D359BE" w:rsidRPr="00C50DD1" w:rsidRDefault="00D359BE" w:rsidP="00D359BE">
      <w:pPr>
        <w:spacing w:after="0"/>
        <w:rPr>
          <w:rFonts w:cs="Times New Roman"/>
          <w:szCs w:val="24"/>
        </w:rPr>
      </w:pPr>
    </w:p>
    <w:p w:rsidR="00D359BE" w:rsidRPr="00C50DD1" w:rsidRDefault="00D359BE" w:rsidP="00D359BE">
      <w:pPr>
        <w:spacing w:after="0"/>
        <w:rPr>
          <w:rFonts w:cs="Times New Roman"/>
          <w:szCs w:val="24"/>
        </w:rPr>
      </w:pPr>
    </w:p>
    <w:p w:rsidR="00D359BE" w:rsidRPr="00C50DD1" w:rsidRDefault="00D359BE" w:rsidP="00D359BE">
      <w:pPr>
        <w:spacing w:after="0"/>
        <w:rPr>
          <w:rFonts w:cs="Times New Roman"/>
          <w:szCs w:val="24"/>
        </w:rPr>
      </w:pPr>
    </w:p>
    <w:p w:rsidR="00D359BE" w:rsidRPr="00C50DD1" w:rsidRDefault="00D359BE" w:rsidP="00D359BE">
      <w:pPr>
        <w:spacing w:after="0"/>
        <w:rPr>
          <w:rFonts w:cs="Times New Roman"/>
          <w:szCs w:val="24"/>
        </w:rPr>
      </w:pPr>
    </w:p>
    <w:p w:rsidR="00D359BE" w:rsidRPr="00C50DD1" w:rsidRDefault="00D359BE" w:rsidP="00D359BE">
      <w:pPr>
        <w:spacing w:after="0"/>
        <w:rPr>
          <w:rFonts w:cs="Times New Roman"/>
          <w:szCs w:val="24"/>
        </w:rPr>
      </w:pPr>
    </w:p>
    <w:p w:rsidR="00D359BE" w:rsidRPr="00C50DD1" w:rsidRDefault="00D359BE" w:rsidP="00D359BE">
      <w:pPr>
        <w:spacing w:after="0"/>
        <w:rPr>
          <w:rFonts w:cs="Times New Roman"/>
          <w:szCs w:val="24"/>
        </w:rPr>
      </w:pPr>
    </w:p>
    <w:p w:rsidR="00D359BE" w:rsidRPr="00C50DD1" w:rsidRDefault="00D359BE" w:rsidP="00D359BE">
      <w:pPr>
        <w:spacing w:after="0"/>
        <w:rPr>
          <w:rFonts w:cs="Times New Roman"/>
          <w:szCs w:val="24"/>
        </w:rPr>
      </w:pPr>
    </w:p>
    <w:p w:rsidR="00D359BE" w:rsidRPr="00C50DD1" w:rsidRDefault="00D359BE" w:rsidP="00D359BE">
      <w:pPr>
        <w:spacing w:after="0"/>
        <w:rPr>
          <w:rFonts w:cs="Times New Roman"/>
          <w:szCs w:val="24"/>
        </w:rPr>
      </w:pPr>
    </w:p>
    <w:p w:rsidR="00D359BE" w:rsidRPr="00C50DD1" w:rsidRDefault="00D359BE" w:rsidP="00D359BE">
      <w:pPr>
        <w:spacing w:after="0"/>
        <w:rPr>
          <w:rFonts w:cs="Times New Roman"/>
          <w:szCs w:val="24"/>
        </w:rPr>
      </w:pPr>
    </w:p>
    <w:p w:rsidR="00D359BE" w:rsidRPr="00C50DD1" w:rsidRDefault="00D359BE" w:rsidP="00D359BE">
      <w:pPr>
        <w:spacing w:after="0"/>
        <w:rPr>
          <w:rFonts w:cs="Times New Roman"/>
          <w:szCs w:val="24"/>
        </w:rPr>
      </w:pPr>
    </w:p>
    <w:p w:rsidR="00D359BE" w:rsidRPr="00C50DD1" w:rsidRDefault="00D359BE" w:rsidP="00D359BE">
      <w:pPr>
        <w:spacing w:after="0"/>
        <w:rPr>
          <w:rFonts w:cs="Times New Roman"/>
          <w:szCs w:val="24"/>
        </w:rPr>
      </w:pPr>
    </w:p>
    <w:p w:rsidR="00D359BE" w:rsidRPr="00C50DD1" w:rsidRDefault="00D359BE" w:rsidP="00D359BE">
      <w:pPr>
        <w:spacing w:after="0"/>
        <w:rPr>
          <w:rFonts w:cs="Times New Roman"/>
          <w:szCs w:val="24"/>
        </w:rPr>
      </w:pPr>
    </w:p>
    <w:p w:rsidR="00D359BE" w:rsidRDefault="00D359BE" w:rsidP="00D359BE">
      <w:pPr>
        <w:spacing w:after="0"/>
        <w:rPr>
          <w:rFonts w:cs="Times New Roman"/>
          <w:szCs w:val="24"/>
        </w:rPr>
      </w:pPr>
    </w:p>
    <w:p w:rsidR="00D359BE" w:rsidRPr="00C50DD1" w:rsidRDefault="00D359BE" w:rsidP="00D359BE">
      <w:pPr>
        <w:spacing w:after="0"/>
        <w:rPr>
          <w:rFonts w:cs="Times New Roman"/>
          <w:szCs w:val="24"/>
        </w:rPr>
      </w:pPr>
    </w:p>
    <w:p w:rsidR="00D359BE" w:rsidRDefault="00D359BE" w:rsidP="00D359BE">
      <w:pPr>
        <w:spacing w:after="0"/>
        <w:rPr>
          <w:rFonts w:cs="Times New Roman"/>
          <w:szCs w:val="24"/>
        </w:rPr>
      </w:pPr>
    </w:p>
    <w:p w:rsidR="00D359BE" w:rsidRDefault="00D359BE" w:rsidP="00D359BE">
      <w:bookmarkStart w:id="260" w:name="_Toc510713235"/>
      <w:bookmarkStart w:id="261" w:name="_Toc510713420"/>
      <w:r w:rsidRPr="00C50DD1">
        <w:rPr>
          <w:b/>
          <w:bCs/>
        </w:rPr>
        <w:t xml:space="preserve">Fuente. </w:t>
      </w:r>
      <w:r w:rsidRPr="00C50DD1">
        <w:t>[Elaboración propia]</w:t>
      </w:r>
      <w:bookmarkEnd w:id="260"/>
      <w:bookmarkEnd w:id="261"/>
    </w:p>
    <w:p w:rsidR="00D359BE" w:rsidRDefault="00D359BE" w:rsidP="00D359BE"/>
    <w:p w:rsidR="00D359BE" w:rsidRDefault="00D359BE" w:rsidP="00D359BE"/>
    <w:p w:rsidR="00D359BE" w:rsidRDefault="00D359BE" w:rsidP="00D359BE"/>
    <w:p w:rsidR="00D359BE" w:rsidRDefault="00D359BE" w:rsidP="00D359BE">
      <w:pPr>
        <w:rPr>
          <w:b/>
          <w:bCs/>
        </w:rPr>
      </w:pPr>
    </w:p>
    <w:p w:rsidR="00D359BE" w:rsidRDefault="00D359BE" w:rsidP="00D359BE">
      <w:pPr>
        <w:pStyle w:val="Default"/>
        <w:spacing w:line="360" w:lineRule="auto"/>
        <w:rPr>
          <w:b/>
          <w:bCs/>
        </w:rPr>
      </w:pPr>
    </w:p>
    <w:p w:rsidR="00D359BE" w:rsidRDefault="00D359BE" w:rsidP="00D359BE">
      <w:pPr>
        <w:pStyle w:val="Ttulo4"/>
      </w:pPr>
      <w:bookmarkStart w:id="262" w:name="_Toc513531526"/>
      <w:bookmarkStart w:id="263" w:name="_Toc510713236"/>
      <w:bookmarkStart w:id="264" w:name="_Toc510713421"/>
      <w:r w:rsidRPr="00C50DD1">
        <w:lastRenderedPageBreak/>
        <w:t xml:space="preserve">Diagrama de </w:t>
      </w:r>
      <w:r>
        <w:t>casos de uso del sistema Sighart Klauss</w:t>
      </w:r>
      <w:bookmarkEnd w:id="262"/>
    </w:p>
    <w:p w:rsidR="00D359BE" w:rsidRPr="00450BDA" w:rsidRDefault="00D359BE" w:rsidP="00D359BE">
      <w:pPr>
        <w:pStyle w:val="figura"/>
      </w:pPr>
      <w:r w:rsidRPr="00450BDA">
        <w:t>Figura N° 3.4</w:t>
      </w:r>
      <w:bookmarkEnd w:id="263"/>
      <w:bookmarkEnd w:id="264"/>
    </w:p>
    <w:p w:rsidR="00D359BE" w:rsidRPr="00450BDA" w:rsidRDefault="00D359BE" w:rsidP="00D359BE">
      <w:pPr>
        <w:pStyle w:val="figura"/>
        <w:rPr>
          <w:rFonts w:cs="Times New Roman"/>
          <w:szCs w:val="24"/>
        </w:rPr>
      </w:pPr>
      <w:r w:rsidRPr="00450BDA">
        <w:rPr>
          <w:rFonts w:cs="Times New Roman"/>
          <w:szCs w:val="24"/>
        </w:rPr>
        <w:t>Casos de uso: Sistema</w:t>
      </w:r>
    </w:p>
    <w:p w:rsidR="00D359BE" w:rsidRPr="00C50DD1" w:rsidRDefault="00D359BE" w:rsidP="00D359BE">
      <w:pPr>
        <w:spacing w:after="0"/>
        <w:rPr>
          <w:rFonts w:cs="Times New Roman"/>
          <w:szCs w:val="24"/>
        </w:rPr>
      </w:pPr>
    </w:p>
    <w:p w:rsidR="00D359BE" w:rsidRPr="00C50DD1" w:rsidRDefault="00D359BE" w:rsidP="00D359BE">
      <w:pPr>
        <w:spacing w:after="0"/>
        <w:rPr>
          <w:rFonts w:cs="Times New Roman"/>
          <w:szCs w:val="24"/>
        </w:rPr>
      </w:pPr>
    </w:p>
    <w:p w:rsidR="00D359BE" w:rsidRPr="00C50DD1" w:rsidRDefault="00D359BE" w:rsidP="00D359BE">
      <w:pPr>
        <w:spacing w:after="0"/>
        <w:rPr>
          <w:rFonts w:cs="Times New Roman"/>
          <w:szCs w:val="24"/>
        </w:rPr>
      </w:pPr>
    </w:p>
    <w:p w:rsidR="00D359BE" w:rsidRPr="00C50DD1" w:rsidRDefault="00D359BE" w:rsidP="00D359BE">
      <w:pPr>
        <w:spacing w:after="0"/>
        <w:rPr>
          <w:rFonts w:cs="Times New Roman"/>
          <w:szCs w:val="24"/>
        </w:rPr>
      </w:pPr>
      <w:r w:rsidRPr="00C50DD1">
        <w:rPr>
          <w:rFonts w:cs="Times New Roman"/>
          <w:noProof/>
          <w:szCs w:val="24"/>
          <w:lang w:eastAsia="es-ES"/>
        </w:rPr>
        <w:drawing>
          <wp:anchor distT="0" distB="0" distL="114300" distR="114300" simplePos="0" relativeHeight="251800576" behindDoc="1" locked="0" layoutInCell="1" allowOverlap="1" wp14:anchorId="4859882F" wp14:editId="2DCA4340">
            <wp:simplePos x="0" y="0"/>
            <wp:positionH relativeFrom="column">
              <wp:posOffset>269693</wp:posOffset>
            </wp:positionH>
            <wp:positionV relativeFrom="paragraph">
              <wp:posOffset>-507910</wp:posOffset>
            </wp:positionV>
            <wp:extent cx="5393872" cy="6457950"/>
            <wp:effectExtent l="19050" t="0" r="0" b="0"/>
            <wp:wrapNone/>
            <wp:docPr id="18" name="Imagen 4" descr="E:\lagash-documentation\build\use-casediagram-gene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agash-documentation\build\use-casediagram-generic.png"/>
                    <pic:cNvPicPr>
                      <a:picLocks noChangeAspect="1" noChangeArrowheads="1"/>
                    </pic:cNvPicPr>
                  </pic:nvPicPr>
                  <pic:blipFill>
                    <a:blip r:embed="rId36"/>
                    <a:srcRect/>
                    <a:stretch>
                      <a:fillRect/>
                    </a:stretch>
                  </pic:blipFill>
                  <pic:spPr bwMode="auto">
                    <a:xfrm>
                      <a:off x="0" y="0"/>
                      <a:ext cx="5393872" cy="6457950"/>
                    </a:xfrm>
                    <a:prstGeom prst="rect">
                      <a:avLst/>
                    </a:prstGeom>
                    <a:noFill/>
                    <a:ln w="9525">
                      <a:noFill/>
                      <a:miter lim="800000"/>
                      <a:headEnd/>
                      <a:tailEnd/>
                    </a:ln>
                  </pic:spPr>
                </pic:pic>
              </a:graphicData>
            </a:graphic>
          </wp:anchor>
        </w:drawing>
      </w:r>
    </w:p>
    <w:p w:rsidR="00D359BE" w:rsidRPr="00C50DD1" w:rsidRDefault="00D359BE" w:rsidP="00D359BE">
      <w:pPr>
        <w:spacing w:after="0"/>
        <w:rPr>
          <w:rFonts w:cs="Times New Roman"/>
          <w:szCs w:val="24"/>
        </w:rPr>
      </w:pPr>
    </w:p>
    <w:p w:rsidR="00D359BE" w:rsidRPr="00C50DD1" w:rsidRDefault="00D359BE" w:rsidP="00D359BE">
      <w:pPr>
        <w:spacing w:after="0"/>
        <w:rPr>
          <w:rFonts w:cs="Times New Roman"/>
          <w:szCs w:val="24"/>
        </w:rPr>
      </w:pPr>
    </w:p>
    <w:p w:rsidR="00D359BE" w:rsidRPr="00C50DD1" w:rsidRDefault="00D359BE" w:rsidP="00D359BE">
      <w:pPr>
        <w:spacing w:after="0"/>
        <w:rPr>
          <w:rFonts w:cs="Times New Roman"/>
          <w:szCs w:val="24"/>
        </w:rPr>
      </w:pPr>
    </w:p>
    <w:p w:rsidR="00D359BE" w:rsidRPr="00C50DD1" w:rsidRDefault="00D359BE" w:rsidP="00D359BE">
      <w:pPr>
        <w:spacing w:after="0"/>
        <w:rPr>
          <w:rFonts w:cs="Times New Roman"/>
          <w:szCs w:val="24"/>
        </w:rPr>
      </w:pPr>
    </w:p>
    <w:p w:rsidR="00D359BE" w:rsidRPr="00C50DD1" w:rsidRDefault="00D359BE" w:rsidP="00D359BE">
      <w:pPr>
        <w:spacing w:after="0"/>
        <w:rPr>
          <w:rFonts w:cs="Times New Roman"/>
          <w:szCs w:val="24"/>
        </w:rPr>
      </w:pPr>
    </w:p>
    <w:p w:rsidR="00D359BE" w:rsidRPr="00C50DD1" w:rsidRDefault="00D359BE" w:rsidP="00D359BE">
      <w:pPr>
        <w:spacing w:after="0"/>
        <w:rPr>
          <w:rFonts w:cs="Times New Roman"/>
          <w:szCs w:val="24"/>
        </w:rPr>
      </w:pPr>
    </w:p>
    <w:p w:rsidR="00D359BE" w:rsidRPr="00C50DD1" w:rsidRDefault="00D359BE" w:rsidP="00D359BE">
      <w:pPr>
        <w:spacing w:after="0"/>
        <w:rPr>
          <w:rFonts w:cs="Times New Roman"/>
          <w:szCs w:val="24"/>
        </w:rPr>
      </w:pPr>
    </w:p>
    <w:p w:rsidR="00D359BE" w:rsidRPr="00C50DD1" w:rsidRDefault="00D359BE" w:rsidP="00D359BE">
      <w:pPr>
        <w:spacing w:after="0"/>
        <w:rPr>
          <w:rFonts w:cs="Times New Roman"/>
          <w:szCs w:val="24"/>
        </w:rPr>
      </w:pPr>
    </w:p>
    <w:p w:rsidR="00D359BE" w:rsidRPr="00C50DD1" w:rsidRDefault="00D359BE" w:rsidP="00D359BE">
      <w:pPr>
        <w:spacing w:after="0"/>
        <w:rPr>
          <w:rFonts w:cs="Times New Roman"/>
          <w:szCs w:val="24"/>
        </w:rPr>
      </w:pPr>
    </w:p>
    <w:p w:rsidR="00D359BE" w:rsidRPr="00C50DD1" w:rsidRDefault="00D359BE" w:rsidP="00D359BE">
      <w:pPr>
        <w:spacing w:after="0"/>
        <w:rPr>
          <w:rFonts w:cs="Times New Roman"/>
          <w:szCs w:val="24"/>
        </w:rPr>
      </w:pPr>
    </w:p>
    <w:p w:rsidR="00D359BE" w:rsidRPr="00C50DD1" w:rsidRDefault="00D359BE" w:rsidP="00D359BE">
      <w:pPr>
        <w:spacing w:after="0"/>
        <w:rPr>
          <w:rFonts w:cs="Times New Roman"/>
          <w:szCs w:val="24"/>
        </w:rPr>
      </w:pPr>
    </w:p>
    <w:p w:rsidR="00D359BE" w:rsidRPr="00C50DD1" w:rsidRDefault="00D359BE" w:rsidP="00D359BE">
      <w:pPr>
        <w:spacing w:after="0"/>
        <w:rPr>
          <w:rFonts w:cs="Times New Roman"/>
          <w:szCs w:val="24"/>
        </w:rPr>
      </w:pPr>
    </w:p>
    <w:p w:rsidR="00D359BE" w:rsidRPr="00C50DD1" w:rsidRDefault="00D359BE" w:rsidP="00D359BE">
      <w:pPr>
        <w:spacing w:after="0"/>
        <w:rPr>
          <w:rFonts w:cs="Times New Roman"/>
          <w:szCs w:val="24"/>
        </w:rPr>
      </w:pPr>
    </w:p>
    <w:p w:rsidR="00D359BE" w:rsidRPr="00C50DD1" w:rsidRDefault="00D359BE" w:rsidP="00D359BE">
      <w:pPr>
        <w:spacing w:after="0"/>
        <w:rPr>
          <w:rFonts w:cs="Times New Roman"/>
          <w:szCs w:val="24"/>
        </w:rPr>
      </w:pPr>
    </w:p>
    <w:p w:rsidR="00D359BE" w:rsidRPr="00C50DD1" w:rsidRDefault="00D359BE" w:rsidP="00D359BE">
      <w:pPr>
        <w:spacing w:after="0"/>
        <w:rPr>
          <w:rFonts w:cs="Times New Roman"/>
          <w:szCs w:val="24"/>
        </w:rPr>
      </w:pPr>
    </w:p>
    <w:p w:rsidR="00D359BE" w:rsidRPr="00C50DD1" w:rsidRDefault="00D359BE" w:rsidP="00D359BE">
      <w:pPr>
        <w:spacing w:after="0"/>
        <w:rPr>
          <w:rFonts w:cs="Times New Roman"/>
          <w:szCs w:val="24"/>
        </w:rPr>
      </w:pPr>
    </w:p>
    <w:p w:rsidR="00D359BE" w:rsidRPr="00C50DD1" w:rsidRDefault="00D359BE" w:rsidP="00D359BE">
      <w:pPr>
        <w:spacing w:after="0"/>
        <w:rPr>
          <w:rFonts w:cs="Times New Roman"/>
          <w:szCs w:val="24"/>
        </w:rPr>
      </w:pPr>
    </w:p>
    <w:p w:rsidR="00D359BE" w:rsidRPr="00C50DD1" w:rsidRDefault="00D359BE" w:rsidP="00D359BE">
      <w:pPr>
        <w:spacing w:after="0"/>
        <w:rPr>
          <w:rFonts w:cs="Times New Roman"/>
          <w:szCs w:val="24"/>
        </w:rPr>
      </w:pPr>
    </w:p>
    <w:p w:rsidR="00D359BE" w:rsidRPr="00C50DD1" w:rsidRDefault="00D359BE" w:rsidP="00D359BE">
      <w:pPr>
        <w:spacing w:after="0"/>
        <w:rPr>
          <w:rFonts w:cs="Times New Roman"/>
          <w:szCs w:val="24"/>
        </w:rPr>
      </w:pPr>
    </w:p>
    <w:p w:rsidR="00D359BE" w:rsidRPr="00C50DD1" w:rsidRDefault="00D359BE" w:rsidP="00D359BE">
      <w:pPr>
        <w:spacing w:after="0"/>
        <w:rPr>
          <w:rFonts w:cs="Times New Roman"/>
          <w:szCs w:val="24"/>
        </w:rPr>
      </w:pPr>
    </w:p>
    <w:p w:rsidR="00D359BE" w:rsidRPr="00C50DD1" w:rsidRDefault="00D359BE" w:rsidP="00D359BE">
      <w:pPr>
        <w:spacing w:after="0"/>
        <w:rPr>
          <w:rFonts w:cs="Times New Roman"/>
          <w:szCs w:val="24"/>
        </w:rPr>
      </w:pPr>
    </w:p>
    <w:p w:rsidR="00D359BE" w:rsidRPr="00C50DD1" w:rsidRDefault="00D359BE" w:rsidP="00D359BE">
      <w:bookmarkStart w:id="265" w:name="_Toc510713237"/>
      <w:bookmarkStart w:id="266" w:name="_Toc510713422"/>
      <w:r w:rsidRPr="00C50DD1">
        <w:rPr>
          <w:b/>
          <w:bCs/>
        </w:rPr>
        <w:t xml:space="preserve">Fuente. </w:t>
      </w:r>
      <w:r w:rsidRPr="00C50DD1">
        <w:t>[Elaboración propia]</w:t>
      </w:r>
      <w:bookmarkEnd w:id="265"/>
      <w:bookmarkEnd w:id="266"/>
    </w:p>
    <w:p w:rsidR="000311AA" w:rsidRPr="00353F15" w:rsidRDefault="000311AA" w:rsidP="00703870">
      <w:pPr>
        <w:pStyle w:val="Ttulo3"/>
        <w:rPr>
          <w:szCs w:val="24"/>
        </w:rPr>
      </w:pPr>
      <w:bookmarkStart w:id="267" w:name="_Toc513531527"/>
      <w:r w:rsidRPr="00C50DD1">
        <w:lastRenderedPageBreak/>
        <w:t>Adopción de la metodológica</w:t>
      </w:r>
      <w:bookmarkEnd w:id="243"/>
      <w:bookmarkEnd w:id="244"/>
      <w:bookmarkEnd w:id="267"/>
    </w:p>
    <w:p w:rsidR="000311AA" w:rsidRPr="00C50DD1" w:rsidRDefault="000311AA" w:rsidP="00353F15">
      <w:pPr>
        <w:pStyle w:val="Ttulo4"/>
      </w:pPr>
      <w:bookmarkStart w:id="268" w:name="_Toc510713251"/>
      <w:bookmarkStart w:id="269" w:name="_Toc510713436"/>
      <w:bookmarkStart w:id="270" w:name="_Toc513531528"/>
      <w:r w:rsidRPr="00C50DD1">
        <w:t>Planificación de iteraciones</w:t>
      </w:r>
      <w:bookmarkEnd w:id="268"/>
      <w:bookmarkEnd w:id="269"/>
      <w:bookmarkEnd w:id="270"/>
    </w:p>
    <w:p w:rsidR="000311AA" w:rsidRPr="00C50DD1" w:rsidRDefault="000311AA" w:rsidP="00C50DD1">
      <w:pPr>
        <w:spacing w:after="0"/>
        <w:rPr>
          <w:rFonts w:cs="Times New Roman"/>
          <w:b/>
          <w:szCs w:val="24"/>
        </w:rPr>
      </w:pPr>
    </w:p>
    <w:p w:rsidR="000311AA" w:rsidRPr="00C50DD1" w:rsidRDefault="000311AA" w:rsidP="00C50DD1">
      <w:pPr>
        <w:pStyle w:val="Default"/>
        <w:spacing w:line="360" w:lineRule="auto"/>
      </w:pPr>
      <w:r w:rsidRPr="00C50DD1">
        <w:t xml:space="preserve">Las iteraciones que se llevará a cabo corresponden a un conjunto de funcionalidades que permiten obtener el sistema con sus subsistemas funcionando. </w:t>
      </w:r>
    </w:p>
    <w:p w:rsidR="000311AA" w:rsidRPr="00C50DD1" w:rsidRDefault="000311AA" w:rsidP="00C50DD1">
      <w:pPr>
        <w:spacing w:after="0"/>
        <w:rPr>
          <w:rFonts w:cs="Times New Roman"/>
          <w:szCs w:val="24"/>
        </w:rPr>
      </w:pPr>
      <w:r w:rsidRPr="00C50DD1">
        <w:rPr>
          <w:rFonts w:cs="Times New Roman"/>
          <w:szCs w:val="24"/>
        </w:rPr>
        <w:t>Por lo tanto, a continuación se describe la forma de enlazar los objetivos específicos con plan de iteraciones.</w:t>
      </w:r>
    </w:p>
    <w:p w:rsidR="000311AA" w:rsidRPr="00C50DD1" w:rsidRDefault="000311AA" w:rsidP="00450BDA">
      <w:pPr>
        <w:pStyle w:val="figura"/>
      </w:pPr>
      <w:bookmarkStart w:id="271" w:name="_Toc510713252"/>
      <w:bookmarkStart w:id="272" w:name="_Toc510713437"/>
      <w:r w:rsidRPr="00C50DD1">
        <w:t>Tabla N° 3.1</w:t>
      </w:r>
      <w:bookmarkEnd w:id="271"/>
      <w:bookmarkEnd w:id="272"/>
    </w:p>
    <w:p w:rsidR="000311AA" w:rsidRPr="00C50DD1" w:rsidRDefault="000311AA" w:rsidP="00450BDA">
      <w:pPr>
        <w:pStyle w:val="figura"/>
      </w:pPr>
      <w:r w:rsidRPr="00C50DD1">
        <w:t>Iteraciones para el desarrollo del software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2"/>
        <w:gridCol w:w="4322"/>
      </w:tblGrid>
      <w:tr w:rsidR="000311AA" w:rsidRPr="00C50DD1" w:rsidTr="000A1443">
        <w:tc>
          <w:tcPr>
            <w:tcW w:w="4322" w:type="dxa"/>
          </w:tcPr>
          <w:p w:rsidR="000311AA" w:rsidRPr="00C50DD1" w:rsidRDefault="000311AA" w:rsidP="00C50DD1">
            <w:pPr>
              <w:rPr>
                <w:rFonts w:cs="Times New Roman"/>
                <w:szCs w:val="24"/>
              </w:rPr>
            </w:pPr>
            <w:r w:rsidRPr="00C50DD1">
              <w:rPr>
                <w:rFonts w:cs="Times New Roman"/>
                <w:szCs w:val="24"/>
              </w:rPr>
              <w:t>Sub sistemas</w:t>
            </w:r>
          </w:p>
        </w:tc>
        <w:tc>
          <w:tcPr>
            <w:tcW w:w="4322" w:type="dxa"/>
          </w:tcPr>
          <w:p w:rsidR="000311AA" w:rsidRPr="00C50DD1" w:rsidRDefault="000311AA" w:rsidP="00C50DD1">
            <w:pPr>
              <w:rPr>
                <w:rFonts w:cs="Times New Roman"/>
                <w:szCs w:val="24"/>
              </w:rPr>
            </w:pPr>
            <w:r w:rsidRPr="00C50DD1">
              <w:rPr>
                <w:rFonts w:cs="Times New Roman"/>
                <w:szCs w:val="24"/>
              </w:rPr>
              <w:t xml:space="preserve">Iteraciones </w:t>
            </w:r>
          </w:p>
        </w:tc>
      </w:tr>
      <w:tr w:rsidR="000311AA" w:rsidRPr="00C50DD1" w:rsidTr="000A1443">
        <w:tc>
          <w:tcPr>
            <w:tcW w:w="4322" w:type="dxa"/>
          </w:tcPr>
          <w:p w:rsidR="000311AA" w:rsidRPr="00C50DD1" w:rsidRDefault="000311AA" w:rsidP="00C50DD1">
            <w:pPr>
              <w:rPr>
                <w:rFonts w:cs="Times New Roman"/>
                <w:szCs w:val="24"/>
              </w:rPr>
            </w:pPr>
            <w:r w:rsidRPr="00C50DD1">
              <w:rPr>
                <w:rFonts w:cs="Times New Roman"/>
                <w:szCs w:val="24"/>
              </w:rPr>
              <w:t>Desarrollo de micro-servicios para administrar usuarios y la autenticación del sistema</w:t>
            </w:r>
          </w:p>
        </w:tc>
        <w:tc>
          <w:tcPr>
            <w:tcW w:w="4322" w:type="dxa"/>
          </w:tcPr>
          <w:p w:rsidR="000311AA" w:rsidRPr="00C50DD1" w:rsidRDefault="000311AA" w:rsidP="00C50DD1">
            <w:pPr>
              <w:rPr>
                <w:rFonts w:cs="Times New Roman"/>
                <w:szCs w:val="24"/>
              </w:rPr>
            </w:pPr>
            <w:r w:rsidRPr="00C50DD1">
              <w:rPr>
                <w:rFonts w:cs="Times New Roman"/>
                <w:szCs w:val="24"/>
              </w:rPr>
              <w:t>Iteración 1: Gestión de registro de usuarios</w:t>
            </w:r>
          </w:p>
          <w:p w:rsidR="000311AA" w:rsidRPr="00C50DD1" w:rsidRDefault="000311AA" w:rsidP="00C50DD1">
            <w:pPr>
              <w:rPr>
                <w:rFonts w:cs="Times New Roman"/>
                <w:szCs w:val="24"/>
              </w:rPr>
            </w:pPr>
            <w:r w:rsidRPr="00C50DD1">
              <w:rPr>
                <w:rFonts w:cs="Times New Roman"/>
                <w:szCs w:val="24"/>
              </w:rPr>
              <w:t>Iteración 2: Autenticación</w:t>
            </w:r>
          </w:p>
        </w:tc>
      </w:tr>
      <w:tr w:rsidR="000311AA" w:rsidRPr="00C50DD1" w:rsidTr="000A1443">
        <w:tc>
          <w:tcPr>
            <w:tcW w:w="4322" w:type="dxa"/>
          </w:tcPr>
          <w:p w:rsidR="000311AA" w:rsidRPr="00C50DD1" w:rsidRDefault="000311AA" w:rsidP="00C50DD1">
            <w:pPr>
              <w:rPr>
                <w:rFonts w:cs="Times New Roman"/>
                <w:szCs w:val="24"/>
              </w:rPr>
            </w:pPr>
            <w:r w:rsidRPr="00C50DD1">
              <w:rPr>
                <w:rFonts w:cs="Times New Roman"/>
                <w:szCs w:val="24"/>
              </w:rPr>
              <w:t>Desarrollo de micro-servicios para administrar materiales bibliográficos</w:t>
            </w:r>
          </w:p>
        </w:tc>
        <w:tc>
          <w:tcPr>
            <w:tcW w:w="4322" w:type="dxa"/>
          </w:tcPr>
          <w:p w:rsidR="000311AA" w:rsidRPr="00C50DD1" w:rsidRDefault="000311AA" w:rsidP="00C50DD1">
            <w:pPr>
              <w:rPr>
                <w:rFonts w:cs="Times New Roman"/>
                <w:szCs w:val="24"/>
              </w:rPr>
            </w:pPr>
            <w:r w:rsidRPr="00C50DD1">
              <w:rPr>
                <w:rFonts w:cs="Times New Roman"/>
                <w:szCs w:val="24"/>
              </w:rPr>
              <w:t>Iteración 3: Gestión de registro de libros</w:t>
            </w:r>
          </w:p>
          <w:p w:rsidR="000311AA" w:rsidRPr="00C50DD1" w:rsidRDefault="000311AA" w:rsidP="00C50DD1">
            <w:pPr>
              <w:rPr>
                <w:rFonts w:cs="Times New Roman"/>
                <w:szCs w:val="24"/>
              </w:rPr>
            </w:pPr>
            <w:r w:rsidRPr="00C50DD1">
              <w:rPr>
                <w:rFonts w:cs="Times New Roman"/>
                <w:szCs w:val="24"/>
              </w:rPr>
              <w:t>Iteración 4: Gestión de registro de tesis</w:t>
            </w:r>
          </w:p>
          <w:p w:rsidR="000311AA" w:rsidRPr="00C50DD1" w:rsidRDefault="000311AA" w:rsidP="00C50DD1">
            <w:pPr>
              <w:rPr>
                <w:rFonts w:cs="Times New Roman"/>
                <w:szCs w:val="24"/>
              </w:rPr>
            </w:pPr>
            <w:r w:rsidRPr="00C50DD1">
              <w:rPr>
                <w:rFonts w:cs="Times New Roman"/>
                <w:szCs w:val="24"/>
              </w:rPr>
              <w:t>Iteración 5: Gestión de registro de revistas</w:t>
            </w:r>
          </w:p>
        </w:tc>
      </w:tr>
      <w:tr w:rsidR="000311AA" w:rsidRPr="00C50DD1" w:rsidTr="000A1443">
        <w:tc>
          <w:tcPr>
            <w:tcW w:w="4322" w:type="dxa"/>
          </w:tcPr>
          <w:p w:rsidR="000311AA" w:rsidRPr="00C50DD1" w:rsidRDefault="000311AA" w:rsidP="00C50DD1">
            <w:pPr>
              <w:rPr>
                <w:rFonts w:cs="Times New Roman"/>
                <w:szCs w:val="24"/>
              </w:rPr>
            </w:pPr>
            <w:r w:rsidRPr="00C50DD1">
              <w:rPr>
                <w:rFonts w:cs="Times New Roman"/>
                <w:szCs w:val="24"/>
              </w:rPr>
              <w:t>Interfaces web y experiencia de usuario</w:t>
            </w:r>
          </w:p>
        </w:tc>
        <w:tc>
          <w:tcPr>
            <w:tcW w:w="4322" w:type="dxa"/>
          </w:tcPr>
          <w:p w:rsidR="000311AA" w:rsidRPr="00C50DD1" w:rsidRDefault="000311AA" w:rsidP="00C50DD1">
            <w:pPr>
              <w:rPr>
                <w:rFonts w:cs="Times New Roman"/>
                <w:szCs w:val="24"/>
              </w:rPr>
            </w:pPr>
            <w:r w:rsidRPr="00C50DD1">
              <w:rPr>
                <w:rFonts w:cs="Times New Roman"/>
                <w:szCs w:val="24"/>
              </w:rPr>
              <w:t>Iteración 6: Desarrollo de subsistema para administrar materiales bibliográficos</w:t>
            </w:r>
          </w:p>
          <w:p w:rsidR="000311AA" w:rsidRPr="00C50DD1" w:rsidRDefault="000311AA" w:rsidP="00C50DD1">
            <w:pPr>
              <w:rPr>
                <w:rFonts w:cs="Times New Roman"/>
                <w:szCs w:val="24"/>
              </w:rPr>
            </w:pPr>
            <w:r w:rsidRPr="00C50DD1">
              <w:rPr>
                <w:rFonts w:cs="Times New Roman"/>
                <w:szCs w:val="24"/>
              </w:rPr>
              <w:t>Iteración 7: Desarrollo de subsistema de búsqueda</w:t>
            </w:r>
          </w:p>
        </w:tc>
      </w:tr>
    </w:tbl>
    <w:p w:rsidR="000311AA" w:rsidRPr="00C50DD1" w:rsidRDefault="000311AA" w:rsidP="00C50DD1">
      <w:pPr>
        <w:spacing w:after="0"/>
        <w:rPr>
          <w:rFonts w:cs="Times New Roman"/>
          <w:szCs w:val="24"/>
        </w:rPr>
      </w:pPr>
    </w:p>
    <w:p w:rsidR="000311AA" w:rsidRPr="00C50DD1" w:rsidRDefault="000311AA" w:rsidP="00353F15">
      <w:pPr>
        <w:pStyle w:val="Ttulo4"/>
      </w:pPr>
      <w:bookmarkStart w:id="273" w:name="_Toc510713253"/>
      <w:bookmarkStart w:id="274" w:name="_Toc510713438"/>
      <w:bookmarkStart w:id="275" w:name="_Toc513531529"/>
      <w:r w:rsidRPr="00C50DD1">
        <w:t>Cronograma de iteraciones</w:t>
      </w:r>
      <w:bookmarkEnd w:id="273"/>
      <w:bookmarkEnd w:id="274"/>
      <w:bookmarkEnd w:id="275"/>
    </w:p>
    <w:p w:rsidR="000311AA" w:rsidRPr="00C50DD1" w:rsidRDefault="000311AA" w:rsidP="00C50DD1">
      <w:pPr>
        <w:spacing w:after="0"/>
        <w:rPr>
          <w:rFonts w:cs="Times New Roman"/>
          <w:b/>
          <w:szCs w:val="24"/>
        </w:rPr>
      </w:pPr>
    </w:p>
    <w:p w:rsidR="000311AA" w:rsidRPr="00C50DD1" w:rsidRDefault="000311AA" w:rsidP="00450BDA">
      <w:pPr>
        <w:pStyle w:val="figura"/>
      </w:pPr>
      <w:bookmarkStart w:id="276" w:name="_Toc510713254"/>
      <w:bookmarkStart w:id="277" w:name="_Toc510713439"/>
      <w:r w:rsidRPr="00C50DD1">
        <w:t>Tabla N° 3.2</w:t>
      </w:r>
      <w:bookmarkEnd w:id="276"/>
      <w:bookmarkEnd w:id="277"/>
    </w:p>
    <w:p w:rsidR="000311AA" w:rsidRPr="00C50DD1" w:rsidRDefault="000311AA" w:rsidP="00450BDA">
      <w:pPr>
        <w:pStyle w:val="figura"/>
      </w:pPr>
      <w:r w:rsidRPr="00C50DD1">
        <w:lastRenderedPageBreak/>
        <w:t>Cronograma de iteraciones para el desarrollo de software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4961"/>
        <w:gridCol w:w="1418"/>
        <w:gridCol w:w="1448"/>
      </w:tblGrid>
      <w:tr w:rsidR="000311AA" w:rsidRPr="00C50DD1" w:rsidTr="000A1443">
        <w:tc>
          <w:tcPr>
            <w:tcW w:w="817" w:type="dxa"/>
          </w:tcPr>
          <w:p w:rsidR="000311AA" w:rsidRPr="00C50DD1" w:rsidRDefault="000311AA" w:rsidP="00144577">
            <w:pPr>
              <w:spacing w:line="240" w:lineRule="auto"/>
              <w:rPr>
                <w:rFonts w:cs="Times New Roman"/>
                <w:b/>
                <w:szCs w:val="24"/>
              </w:rPr>
            </w:pPr>
            <w:r w:rsidRPr="00C50DD1">
              <w:rPr>
                <w:rFonts w:cs="Times New Roman"/>
                <w:b/>
                <w:szCs w:val="24"/>
              </w:rPr>
              <w:t>#</w:t>
            </w:r>
          </w:p>
        </w:tc>
        <w:tc>
          <w:tcPr>
            <w:tcW w:w="4961" w:type="dxa"/>
          </w:tcPr>
          <w:p w:rsidR="000311AA" w:rsidRPr="00C50DD1" w:rsidRDefault="000311AA" w:rsidP="00144577">
            <w:pPr>
              <w:spacing w:line="240" w:lineRule="auto"/>
              <w:rPr>
                <w:rFonts w:cs="Times New Roman"/>
                <w:b/>
                <w:szCs w:val="24"/>
              </w:rPr>
            </w:pPr>
            <w:r w:rsidRPr="00C50DD1">
              <w:rPr>
                <w:rFonts w:cs="Times New Roman"/>
                <w:b/>
                <w:szCs w:val="24"/>
              </w:rPr>
              <w:t>Nombre de la tarea</w:t>
            </w:r>
          </w:p>
        </w:tc>
        <w:tc>
          <w:tcPr>
            <w:tcW w:w="1418" w:type="dxa"/>
          </w:tcPr>
          <w:p w:rsidR="000311AA" w:rsidRPr="00C50DD1" w:rsidRDefault="000311AA" w:rsidP="00144577">
            <w:pPr>
              <w:spacing w:line="240" w:lineRule="auto"/>
              <w:rPr>
                <w:rFonts w:cs="Times New Roman"/>
                <w:b/>
                <w:szCs w:val="24"/>
              </w:rPr>
            </w:pPr>
            <w:r w:rsidRPr="00C50DD1">
              <w:rPr>
                <w:rFonts w:cs="Times New Roman"/>
                <w:b/>
                <w:szCs w:val="24"/>
              </w:rPr>
              <w:t>Inicio</w:t>
            </w:r>
          </w:p>
        </w:tc>
        <w:tc>
          <w:tcPr>
            <w:tcW w:w="1448" w:type="dxa"/>
          </w:tcPr>
          <w:p w:rsidR="000311AA" w:rsidRPr="00C50DD1" w:rsidRDefault="000311AA" w:rsidP="00144577">
            <w:pPr>
              <w:spacing w:line="240" w:lineRule="auto"/>
              <w:rPr>
                <w:rFonts w:cs="Times New Roman"/>
                <w:b/>
                <w:szCs w:val="24"/>
              </w:rPr>
            </w:pPr>
            <w:r w:rsidRPr="00C50DD1">
              <w:rPr>
                <w:rFonts w:cs="Times New Roman"/>
                <w:b/>
                <w:szCs w:val="24"/>
              </w:rPr>
              <w:t>fin</w:t>
            </w:r>
          </w:p>
        </w:tc>
      </w:tr>
      <w:tr w:rsidR="000311AA" w:rsidRPr="00C50DD1" w:rsidTr="000A1443">
        <w:tc>
          <w:tcPr>
            <w:tcW w:w="817" w:type="dxa"/>
          </w:tcPr>
          <w:p w:rsidR="000311AA" w:rsidRPr="00C50DD1" w:rsidRDefault="000311AA" w:rsidP="00144577">
            <w:pPr>
              <w:spacing w:line="240" w:lineRule="auto"/>
              <w:rPr>
                <w:rFonts w:cs="Times New Roman"/>
                <w:b/>
                <w:szCs w:val="24"/>
              </w:rPr>
            </w:pPr>
            <w:r w:rsidRPr="00C50DD1">
              <w:rPr>
                <w:rFonts w:cs="Times New Roman"/>
                <w:b/>
                <w:szCs w:val="24"/>
              </w:rPr>
              <w:t>1</w:t>
            </w:r>
          </w:p>
        </w:tc>
        <w:tc>
          <w:tcPr>
            <w:tcW w:w="4961" w:type="dxa"/>
          </w:tcPr>
          <w:p w:rsidR="000311AA" w:rsidRPr="00C50DD1" w:rsidRDefault="000311AA" w:rsidP="00144577">
            <w:pPr>
              <w:spacing w:line="240" w:lineRule="auto"/>
              <w:rPr>
                <w:rFonts w:cs="Times New Roman"/>
                <w:b/>
                <w:szCs w:val="24"/>
              </w:rPr>
            </w:pPr>
            <w:r w:rsidRPr="00C50DD1">
              <w:rPr>
                <w:rFonts w:cs="Times New Roman"/>
                <w:b/>
                <w:szCs w:val="24"/>
              </w:rPr>
              <w:t>Gestión de registro de usuarios</w:t>
            </w:r>
          </w:p>
        </w:tc>
        <w:tc>
          <w:tcPr>
            <w:tcW w:w="1418" w:type="dxa"/>
          </w:tcPr>
          <w:p w:rsidR="000311AA" w:rsidRPr="00C50DD1" w:rsidRDefault="000311AA" w:rsidP="00144577">
            <w:pPr>
              <w:spacing w:line="240" w:lineRule="auto"/>
              <w:rPr>
                <w:rFonts w:cs="Times New Roman"/>
                <w:b/>
                <w:szCs w:val="24"/>
              </w:rPr>
            </w:pPr>
          </w:p>
        </w:tc>
        <w:tc>
          <w:tcPr>
            <w:tcW w:w="1448" w:type="dxa"/>
          </w:tcPr>
          <w:p w:rsidR="000311AA" w:rsidRPr="00C50DD1" w:rsidRDefault="000311AA" w:rsidP="00144577">
            <w:pPr>
              <w:spacing w:line="240" w:lineRule="auto"/>
              <w:rPr>
                <w:rFonts w:cs="Times New Roman"/>
                <w:b/>
                <w:szCs w:val="24"/>
              </w:rPr>
            </w:pPr>
          </w:p>
        </w:tc>
      </w:tr>
      <w:tr w:rsidR="000311AA" w:rsidRPr="00C50DD1" w:rsidTr="000A1443">
        <w:tc>
          <w:tcPr>
            <w:tcW w:w="817" w:type="dxa"/>
          </w:tcPr>
          <w:p w:rsidR="000311AA" w:rsidRPr="00C50DD1" w:rsidRDefault="000311AA" w:rsidP="00144577">
            <w:pPr>
              <w:spacing w:line="240" w:lineRule="auto"/>
              <w:rPr>
                <w:rFonts w:cs="Times New Roman"/>
                <w:b/>
                <w:szCs w:val="24"/>
              </w:rPr>
            </w:pPr>
            <w:r w:rsidRPr="00C50DD1">
              <w:rPr>
                <w:rFonts w:cs="Times New Roman"/>
                <w:b/>
                <w:szCs w:val="24"/>
              </w:rPr>
              <w:t>1.1</w:t>
            </w:r>
          </w:p>
        </w:tc>
        <w:tc>
          <w:tcPr>
            <w:tcW w:w="4961" w:type="dxa"/>
          </w:tcPr>
          <w:p w:rsidR="000311AA" w:rsidRPr="00C50DD1" w:rsidRDefault="000311AA" w:rsidP="00144577">
            <w:pPr>
              <w:spacing w:line="240" w:lineRule="auto"/>
              <w:rPr>
                <w:rFonts w:cs="Times New Roman"/>
                <w:szCs w:val="24"/>
              </w:rPr>
            </w:pPr>
            <w:r w:rsidRPr="00C50DD1">
              <w:rPr>
                <w:rFonts w:cs="Times New Roman"/>
                <w:szCs w:val="24"/>
              </w:rPr>
              <w:t>Preparar el blueprint de la API</w:t>
            </w:r>
          </w:p>
        </w:tc>
        <w:tc>
          <w:tcPr>
            <w:tcW w:w="1418" w:type="dxa"/>
          </w:tcPr>
          <w:p w:rsidR="000311AA" w:rsidRPr="00C50DD1" w:rsidRDefault="000311AA" w:rsidP="00144577">
            <w:pPr>
              <w:spacing w:line="240" w:lineRule="auto"/>
              <w:rPr>
                <w:rFonts w:cs="Times New Roman"/>
                <w:szCs w:val="24"/>
              </w:rPr>
            </w:pPr>
            <w:r w:rsidRPr="00C50DD1">
              <w:rPr>
                <w:rFonts w:cs="Times New Roman"/>
                <w:szCs w:val="24"/>
              </w:rPr>
              <w:t>01/04/2018</w:t>
            </w:r>
          </w:p>
        </w:tc>
        <w:tc>
          <w:tcPr>
            <w:tcW w:w="1448" w:type="dxa"/>
          </w:tcPr>
          <w:p w:rsidR="000311AA" w:rsidRPr="00C50DD1" w:rsidRDefault="000311AA" w:rsidP="00144577">
            <w:pPr>
              <w:spacing w:line="240" w:lineRule="auto"/>
              <w:rPr>
                <w:rFonts w:cs="Times New Roman"/>
                <w:szCs w:val="24"/>
              </w:rPr>
            </w:pPr>
            <w:r w:rsidRPr="00C50DD1">
              <w:rPr>
                <w:rFonts w:cs="Times New Roman"/>
                <w:szCs w:val="24"/>
              </w:rPr>
              <w:t>02/04/2018</w:t>
            </w:r>
          </w:p>
        </w:tc>
      </w:tr>
      <w:tr w:rsidR="000311AA" w:rsidRPr="00C50DD1" w:rsidTr="000A1443">
        <w:tc>
          <w:tcPr>
            <w:tcW w:w="817" w:type="dxa"/>
          </w:tcPr>
          <w:p w:rsidR="000311AA" w:rsidRPr="00C50DD1" w:rsidRDefault="000311AA" w:rsidP="00144577">
            <w:pPr>
              <w:spacing w:line="240" w:lineRule="auto"/>
              <w:rPr>
                <w:rFonts w:cs="Times New Roman"/>
                <w:b/>
                <w:szCs w:val="24"/>
              </w:rPr>
            </w:pPr>
            <w:r w:rsidRPr="00C50DD1">
              <w:rPr>
                <w:rFonts w:cs="Times New Roman"/>
                <w:b/>
                <w:szCs w:val="24"/>
              </w:rPr>
              <w:t>1.2</w:t>
            </w:r>
          </w:p>
        </w:tc>
        <w:tc>
          <w:tcPr>
            <w:tcW w:w="4961" w:type="dxa"/>
          </w:tcPr>
          <w:p w:rsidR="000311AA" w:rsidRPr="00C50DD1" w:rsidRDefault="000311AA" w:rsidP="00144577">
            <w:pPr>
              <w:spacing w:line="240" w:lineRule="auto"/>
              <w:rPr>
                <w:rFonts w:cs="Times New Roman"/>
                <w:szCs w:val="24"/>
              </w:rPr>
            </w:pPr>
            <w:r w:rsidRPr="00C50DD1">
              <w:rPr>
                <w:rFonts w:cs="Times New Roman"/>
                <w:szCs w:val="24"/>
              </w:rPr>
              <w:t>Desarrollar especificaciones</w:t>
            </w:r>
          </w:p>
        </w:tc>
        <w:tc>
          <w:tcPr>
            <w:tcW w:w="1418" w:type="dxa"/>
          </w:tcPr>
          <w:p w:rsidR="000311AA" w:rsidRPr="00C50DD1" w:rsidRDefault="000311AA" w:rsidP="00144577">
            <w:pPr>
              <w:spacing w:line="240" w:lineRule="auto"/>
              <w:rPr>
                <w:rFonts w:cs="Times New Roman"/>
                <w:szCs w:val="24"/>
              </w:rPr>
            </w:pPr>
            <w:r w:rsidRPr="00C50DD1">
              <w:rPr>
                <w:rFonts w:cs="Times New Roman"/>
                <w:szCs w:val="24"/>
              </w:rPr>
              <w:t>02/04/2018</w:t>
            </w:r>
          </w:p>
        </w:tc>
        <w:tc>
          <w:tcPr>
            <w:tcW w:w="1448" w:type="dxa"/>
          </w:tcPr>
          <w:p w:rsidR="000311AA" w:rsidRPr="00C50DD1" w:rsidRDefault="000311AA" w:rsidP="00144577">
            <w:pPr>
              <w:spacing w:line="240" w:lineRule="auto"/>
              <w:rPr>
                <w:rFonts w:cs="Times New Roman"/>
                <w:szCs w:val="24"/>
              </w:rPr>
            </w:pPr>
            <w:r w:rsidRPr="00C50DD1">
              <w:rPr>
                <w:rFonts w:cs="Times New Roman"/>
                <w:szCs w:val="24"/>
              </w:rPr>
              <w:t>04/04/2018</w:t>
            </w:r>
          </w:p>
        </w:tc>
      </w:tr>
      <w:tr w:rsidR="000311AA" w:rsidRPr="00C50DD1" w:rsidTr="000A1443">
        <w:tc>
          <w:tcPr>
            <w:tcW w:w="817" w:type="dxa"/>
          </w:tcPr>
          <w:p w:rsidR="000311AA" w:rsidRPr="00C50DD1" w:rsidRDefault="000311AA" w:rsidP="00144577">
            <w:pPr>
              <w:spacing w:line="240" w:lineRule="auto"/>
              <w:rPr>
                <w:rFonts w:cs="Times New Roman"/>
                <w:b/>
                <w:szCs w:val="24"/>
              </w:rPr>
            </w:pPr>
            <w:r w:rsidRPr="00C50DD1">
              <w:rPr>
                <w:rFonts w:cs="Times New Roman"/>
                <w:b/>
                <w:szCs w:val="24"/>
              </w:rPr>
              <w:t>1.3</w:t>
            </w:r>
          </w:p>
        </w:tc>
        <w:tc>
          <w:tcPr>
            <w:tcW w:w="4961" w:type="dxa"/>
          </w:tcPr>
          <w:p w:rsidR="000311AA" w:rsidRPr="00C50DD1" w:rsidRDefault="000311AA" w:rsidP="00144577">
            <w:pPr>
              <w:spacing w:line="240" w:lineRule="auto"/>
              <w:rPr>
                <w:rFonts w:cs="Times New Roman"/>
                <w:szCs w:val="24"/>
              </w:rPr>
            </w:pPr>
            <w:r w:rsidRPr="00C50DD1">
              <w:rPr>
                <w:rFonts w:cs="Times New Roman"/>
                <w:szCs w:val="24"/>
              </w:rPr>
              <w:t>Corregir errores</w:t>
            </w:r>
          </w:p>
        </w:tc>
        <w:tc>
          <w:tcPr>
            <w:tcW w:w="1418" w:type="dxa"/>
          </w:tcPr>
          <w:p w:rsidR="000311AA" w:rsidRPr="00C50DD1" w:rsidRDefault="000311AA" w:rsidP="00144577">
            <w:pPr>
              <w:spacing w:line="240" w:lineRule="auto"/>
              <w:rPr>
                <w:rFonts w:cs="Times New Roman"/>
                <w:szCs w:val="24"/>
              </w:rPr>
            </w:pPr>
            <w:r w:rsidRPr="00C50DD1">
              <w:rPr>
                <w:rFonts w:cs="Times New Roman"/>
                <w:szCs w:val="24"/>
              </w:rPr>
              <w:t>04/04/2018</w:t>
            </w:r>
          </w:p>
        </w:tc>
        <w:tc>
          <w:tcPr>
            <w:tcW w:w="1448" w:type="dxa"/>
          </w:tcPr>
          <w:p w:rsidR="000311AA" w:rsidRPr="00C50DD1" w:rsidRDefault="000311AA" w:rsidP="00144577">
            <w:pPr>
              <w:spacing w:line="240" w:lineRule="auto"/>
              <w:rPr>
                <w:rFonts w:cs="Times New Roman"/>
                <w:szCs w:val="24"/>
              </w:rPr>
            </w:pPr>
            <w:r w:rsidRPr="00C50DD1">
              <w:rPr>
                <w:rFonts w:cs="Times New Roman"/>
                <w:szCs w:val="24"/>
              </w:rPr>
              <w:t>05/04/2018</w:t>
            </w:r>
          </w:p>
        </w:tc>
      </w:tr>
      <w:tr w:rsidR="000311AA" w:rsidRPr="00C50DD1" w:rsidTr="000A1443">
        <w:tc>
          <w:tcPr>
            <w:tcW w:w="817" w:type="dxa"/>
          </w:tcPr>
          <w:p w:rsidR="000311AA" w:rsidRPr="00C50DD1" w:rsidRDefault="000311AA" w:rsidP="00144577">
            <w:pPr>
              <w:spacing w:line="240" w:lineRule="auto"/>
              <w:rPr>
                <w:rFonts w:cs="Times New Roman"/>
                <w:b/>
                <w:szCs w:val="24"/>
              </w:rPr>
            </w:pPr>
            <w:r w:rsidRPr="00C50DD1">
              <w:rPr>
                <w:rFonts w:cs="Times New Roman"/>
                <w:b/>
                <w:szCs w:val="24"/>
              </w:rPr>
              <w:t>1.4</w:t>
            </w:r>
          </w:p>
        </w:tc>
        <w:tc>
          <w:tcPr>
            <w:tcW w:w="4961" w:type="dxa"/>
          </w:tcPr>
          <w:p w:rsidR="000311AA" w:rsidRPr="00C50DD1" w:rsidRDefault="000311AA" w:rsidP="00144577">
            <w:pPr>
              <w:spacing w:line="240" w:lineRule="auto"/>
              <w:rPr>
                <w:rFonts w:cs="Times New Roman"/>
                <w:szCs w:val="24"/>
              </w:rPr>
            </w:pPr>
            <w:r w:rsidRPr="00C50DD1">
              <w:rPr>
                <w:rFonts w:cs="Times New Roman"/>
                <w:szCs w:val="24"/>
              </w:rPr>
              <w:t>Planear la siguiente iteración</w:t>
            </w:r>
          </w:p>
        </w:tc>
        <w:tc>
          <w:tcPr>
            <w:tcW w:w="1418" w:type="dxa"/>
          </w:tcPr>
          <w:p w:rsidR="000311AA" w:rsidRPr="00C50DD1" w:rsidRDefault="000311AA" w:rsidP="00144577">
            <w:pPr>
              <w:spacing w:line="240" w:lineRule="auto"/>
              <w:rPr>
                <w:rFonts w:cs="Times New Roman"/>
                <w:szCs w:val="24"/>
              </w:rPr>
            </w:pPr>
            <w:r w:rsidRPr="00C50DD1">
              <w:rPr>
                <w:rFonts w:cs="Times New Roman"/>
                <w:szCs w:val="24"/>
              </w:rPr>
              <w:t>05/04/2018</w:t>
            </w:r>
          </w:p>
        </w:tc>
        <w:tc>
          <w:tcPr>
            <w:tcW w:w="1448" w:type="dxa"/>
          </w:tcPr>
          <w:p w:rsidR="000311AA" w:rsidRPr="00C50DD1" w:rsidRDefault="000311AA" w:rsidP="00144577">
            <w:pPr>
              <w:spacing w:line="240" w:lineRule="auto"/>
              <w:rPr>
                <w:rFonts w:cs="Times New Roman"/>
                <w:szCs w:val="24"/>
              </w:rPr>
            </w:pPr>
            <w:r w:rsidRPr="00C50DD1">
              <w:rPr>
                <w:rFonts w:cs="Times New Roman"/>
                <w:szCs w:val="24"/>
              </w:rPr>
              <w:t>06/04/2018</w:t>
            </w:r>
          </w:p>
        </w:tc>
      </w:tr>
      <w:tr w:rsidR="000311AA" w:rsidRPr="00C50DD1" w:rsidTr="000A1443">
        <w:tc>
          <w:tcPr>
            <w:tcW w:w="817" w:type="dxa"/>
          </w:tcPr>
          <w:p w:rsidR="000311AA" w:rsidRPr="00C50DD1" w:rsidRDefault="000311AA" w:rsidP="00144577">
            <w:pPr>
              <w:spacing w:line="240" w:lineRule="auto"/>
              <w:rPr>
                <w:rFonts w:cs="Times New Roman"/>
                <w:b/>
                <w:szCs w:val="24"/>
              </w:rPr>
            </w:pPr>
            <w:r w:rsidRPr="00C50DD1">
              <w:rPr>
                <w:rFonts w:cs="Times New Roman"/>
                <w:b/>
                <w:szCs w:val="24"/>
              </w:rPr>
              <w:t>2</w:t>
            </w:r>
          </w:p>
        </w:tc>
        <w:tc>
          <w:tcPr>
            <w:tcW w:w="4961" w:type="dxa"/>
          </w:tcPr>
          <w:p w:rsidR="000311AA" w:rsidRPr="00C50DD1" w:rsidRDefault="000311AA" w:rsidP="00144577">
            <w:pPr>
              <w:spacing w:line="240" w:lineRule="auto"/>
              <w:rPr>
                <w:rFonts w:cs="Times New Roman"/>
                <w:b/>
                <w:szCs w:val="24"/>
              </w:rPr>
            </w:pPr>
            <w:r w:rsidRPr="00C50DD1">
              <w:rPr>
                <w:rFonts w:cs="Times New Roman"/>
                <w:b/>
                <w:szCs w:val="24"/>
              </w:rPr>
              <w:t>Autenticación</w:t>
            </w:r>
          </w:p>
        </w:tc>
        <w:tc>
          <w:tcPr>
            <w:tcW w:w="1418" w:type="dxa"/>
          </w:tcPr>
          <w:p w:rsidR="000311AA" w:rsidRPr="00C50DD1" w:rsidRDefault="000311AA" w:rsidP="00144577">
            <w:pPr>
              <w:spacing w:line="240" w:lineRule="auto"/>
              <w:rPr>
                <w:rFonts w:cs="Times New Roman"/>
                <w:b/>
                <w:szCs w:val="24"/>
              </w:rPr>
            </w:pPr>
          </w:p>
        </w:tc>
        <w:tc>
          <w:tcPr>
            <w:tcW w:w="1448" w:type="dxa"/>
          </w:tcPr>
          <w:p w:rsidR="000311AA" w:rsidRPr="00C50DD1" w:rsidRDefault="000311AA" w:rsidP="00144577">
            <w:pPr>
              <w:spacing w:line="240" w:lineRule="auto"/>
              <w:rPr>
                <w:rFonts w:cs="Times New Roman"/>
                <w:b/>
                <w:szCs w:val="24"/>
              </w:rPr>
            </w:pPr>
          </w:p>
        </w:tc>
      </w:tr>
      <w:tr w:rsidR="000311AA" w:rsidRPr="00C50DD1" w:rsidTr="000A1443">
        <w:tc>
          <w:tcPr>
            <w:tcW w:w="817" w:type="dxa"/>
          </w:tcPr>
          <w:p w:rsidR="000311AA" w:rsidRPr="00C50DD1" w:rsidRDefault="000311AA" w:rsidP="00144577">
            <w:pPr>
              <w:spacing w:line="240" w:lineRule="auto"/>
              <w:rPr>
                <w:rFonts w:cs="Times New Roman"/>
                <w:szCs w:val="24"/>
              </w:rPr>
            </w:pPr>
            <w:r w:rsidRPr="00C50DD1">
              <w:rPr>
                <w:rFonts w:cs="Times New Roman"/>
                <w:szCs w:val="24"/>
              </w:rPr>
              <w:t>2.1</w:t>
            </w:r>
          </w:p>
        </w:tc>
        <w:tc>
          <w:tcPr>
            <w:tcW w:w="4961" w:type="dxa"/>
          </w:tcPr>
          <w:p w:rsidR="000311AA" w:rsidRPr="00C50DD1" w:rsidRDefault="000311AA" w:rsidP="00144577">
            <w:pPr>
              <w:spacing w:line="240" w:lineRule="auto"/>
              <w:rPr>
                <w:rFonts w:cs="Times New Roman"/>
                <w:szCs w:val="24"/>
              </w:rPr>
            </w:pPr>
            <w:r w:rsidRPr="00C50DD1">
              <w:rPr>
                <w:rFonts w:cs="Times New Roman"/>
                <w:szCs w:val="24"/>
              </w:rPr>
              <w:t>Preparar el blueprint de la API</w:t>
            </w:r>
          </w:p>
        </w:tc>
        <w:tc>
          <w:tcPr>
            <w:tcW w:w="1418" w:type="dxa"/>
          </w:tcPr>
          <w:p w:rsidR="000311AA" w:rsidRPr="00C50DD1" w:rsidRDefault="000311AA" w:rsidP="00144577">
            <w:pPr>
              <w:spacing w:line="240" w:lineRule="auto"/>
              <w:rPr>
                <w:rFonts w:cs="Times New Roman"/>
                <w:szCs w:val="24"/>
              </w:rPr>
            </w:pPr>
            <w:r w:rsidRPr="00C50DD1">
              <w:rPr>
                <w:rFonts w:cs="Times New Roman"/>
                <w:szCs w:val="24"/>
              </w:rPr>
              <w:t>08/04/2018</w:t>
            </w:r>
          </w:p>
        </w:tc>
        <w:tc>
          <w:tcPr>
            <w:tcW w:w="1448" w:type="dxa"/>
          </w:tcPr>
          <w:p w:rsidR="000311AA" w:rsidRPr="00C50DD1" w:rsidRDefault="000311AA" w:rsidP="00144577">
            <w:pPr>
              <w:spacing w:line="240" w:lineRule="auto"/>
              <w:rPr>
                <w:rFonts w:cs="Times New Roman"/>
                <w:szCs w:val="24"/>
              </w:rPr>
            </w:pPr>
            <w:r w:rsidRPr="00C50DD1">
              <w:rPr>
                <w:rFonts w:cs="Times New Roman"/>
                <w:szCs w:val="24"/>
              </w:rPr>
              <w:t>09/04/2018</w:t>
            </w:r>
          </w:p>
        </w:tc>
      </w:tr>
      <w:tr w:rsidR="000311AA" w:rsidRPr="00C50DD1" w:rsidTr="000A1443">
        <w:tc>
          <w:tcPr>
            <w:tcW w:w="817" w:type="dxa"/>
          </w:tcPr>
          <w:p w:rsidR="000311AA" w:rsidRPr="00C50DD1" w:rsidRDefault="000311AA" w:rsidP="00144577">
            <w:pPr>
              <w:spacing w:line="240" w:lineRule="auto"/>
              <w:rPr>
                <w:rFonts w:cs="Times New Roman"/>
                <w:szCs w:val="24"/>
              </w:rPr>
            </w:pPr>
            <w:r w:rsidRPr="00C50DD1">
              <w:rPr>
                <w:rFonts w:cs="Times New Roman"/>
                <w:szCs w:val="24"/>
              </w:rPr>
              <w:t>2.2</w:t>
            </w:r>
          </w:p>
        </w:tc>
        <w:tc>
          <w:tcPr>
            <w:tcW w:w="4961" w:type="dxa"/>
          </w:tcPr>
          <w:p w:rsidR="000311AA" w:rsidRPr="00C50DD1" w:rsidRDefault="000311AA" w:rsidP="00144577">
            <w:pPr>
              <w:spacing w:line="240" w:lineRule="auto"/>
              <w:rPr>
                <w:rFonts w:cs="Times New Roman"/>
                <w:szCs w:val="24"/>
              </w:rPr>
            </w:pPr>
            <w:r w:rsidRPr="00C50DD1">
              <w:rPr>
                <w:rFonts w:cs="Times New Roman"/>
                <w:szCs w:val="24"/>
              </w:rPr>
              <w:t>Desarrollar especificaciones</w:t>
            </w:r>
          </w:p>
        </w:tc>
        <w:tc>
          <w:tcPr>
            <w:tcW w:w="1418" w:type="dxa"/>
          </w:tcPr>
          <w:p w:rsidR="000311AA" w:rsidRPr="00C50DD1" w:rsidRDefault="000311AA" w:rsidP="00144577">
            <w:pPr>
              <w:spacing w:line="240" w:lineRule="auto"/>
              <w:rPr>
                <w:rFonts w:cs="Times New Roman"/>
                <w:szCs w:val="24"/>
              </w:rPr>
            </w:pPr>
            <w:r w:rsidRPr="00C50DD1">
              <w:rPr>
                <w:rFonts w:cs="Times New Roman"/>
                <w:szCs w:val="24"/>
              </w:rPr>
              <w:t>09/04/2018</w:t>
            </w:r>
          </w:p>
        </w:tc>
        <w:tc>
          <w:tcPr>
            <w:tcW w:w="1448" w:type="dxa"/>
          </w:tcPr>
          <w:p w:rsidR="000311AA" w:rsidRPr="00C50DD1" w:rsidRDefault="000311AA" w:rsidP="00144577">
            <w:pPr>
              <w:spacing w:line="240" w:lineRule="auto"/>
              <w:rPr>
                <w:rFonts w:cs="Times New Roman"/>
                <w:szCs w:val="24"/>
              </w:rPr>
            </w:pPr>
            <w:r w:rsidRPr="00C50DD1">
              <w:rPr>
                <w:rFonts w:cs="Times New Roman"/>
                <w:szCs w:val="24"/>
              </w:rPr>
              <w:t>11/04/2018</w:t>
            </w:r>
          </w:p>
        </w:tc>
      </w:tr>
      <w:tr w:rsidR="000311AA" w:rsidRPr="00C50DD1" w:rsidTr="000A1443">
        <w:tc>
          <w:tcPr>
            <w:tcW w:w="817" w:type="dxa"/>
          </w:tcPr>
          <w:p w:rsidR="000311AA" w:rsidRPr="00C50DD1" w:rsidRDefault="000311AA" w:rsidP="00144577">
            <w:pPr>
              <w:spacing w:line="240" w:lineRule="auto"/>
              <w:rPr>
                <w:rFonts w:cs="Times New Roman"/>
                <w:szCs w:val="24"/>
              </w:rPr>
            </w:pPr>
            <w:r w:rsidRPr="00C50DD1">
              <w:rPr>
                <w:rFonts w:cs="Times New Roman"/>
                <w:szCs w:val="24"/>
              </w:rPr>
              <w:t>2.3</w:t>
            </w:r>
          </w:p>
        </w:tc>
        <w:tc>
          <w:tcPr>
            <w:tcW w:w="4961" w:type="dxa"/>
          </w:tcPr>
          <w:p w:rsidR="000311AA" w:rsidRPr="00C50DD1" w:rsidRDefault="000311AA" w:rsidP="00144577">
            <w:pPr>
              <w:spacing w:line="240" w:lineRule="auto"/>
              <w:rPr>
                <w:rFonts w:cs="Times New Roman"/>
                <w:szCs w:val="24"/>
              </w:rPr>
            </w:pPr>
            <w:r w:rsidRPr="00C50DD1">
              <w:rPr>
                <w:rFonts w:cs="Times New Roman"/>
                <w:szCs w:val="24"/>
              </w:rPr>
              <w:t>Corregir errores</w:t>
            </w:r>
          </w:p>
        </w:tc>
        <w:tc>
          <w:tcPr>
            <w:tcW w:w="1418" w:type="dxa"/>
          </w:tcPr>
          <w:p w:rsidR="000311AA" w:rsidRPr="00C50DD1" w:rsidRDefault="000311AA" w:rsidP="00144577">
            <w:pPr>
              <w:spacing w:line="240" w:lineRule="auto"/>
              <w:rPr>
                <w:rFonts w:cs="Times New Roman"/>
                <w:szCs w:val="24"/>
              </w:rPr>
            </w:pPr>
            <w:r w:rsidRPr="00C50DD1">
              <w:rPr>
                <w:rFonts w:cs="Times New Roman"/>
                <w:szCs w:val="24"/>
              </w:rPr>
              <w:t>11/04/2018</w:t>
            </w:r>
          </w:p>
        </w:tc>
        <w:tc>
          <w:tcPr>
            <w:tcW w:w="1448" w:type="dxa"/>
          </w:tcPr>
          <w:p w:rsidR="000311AA" w:rsidRPr="00C50DD1" w:rsidRDefault="000311AA" w:rsidP="00144577">
            <w:pPr>
              <w:spacing w:line="240" w:lineRule="auto"/>
              <w:rPr>
                <w:rFonts w:cs="Times New Roman"/>
                <w:szCs w:val="24"/>
              </w:rPr>
            </w:pPr>
            <w:r w:rsidRPr="00C50DD1">
              <w:rPr>
                <w:rFonts w:cs="Times New Roman"/>
                <w:szCs w:val="24"/>
              </w:rPr>
              <w:t>12/04/2018</w:t>
            </w:r>
          </w:p>
        </w:tc>
      </w:tr>
      <w:tr w:rsidR="000311AA" w:rsidRPr="00C50DD1" w:rsidTr="000A1443">
        <w:tc>
          <w:tcPr>
            <w:tcW w:w="817" w:type="dxa"/>
          </w:tcPr>
          <w:p w:rsidR="000311AA" w:rsidRPr="00C50DD1" w:rsidRDefault="000311AA" w:rsidP="00144577">
            <w:pPr>
              <w:spacing w:line="240" w:lineRule="auto"/>
              <w:rPr>
                <w:rFonts w:cs="Times New Roman"/>
                <w:szCs w:val="24"/>
              </w:rPr>
            </w:pPr>
            <w:r w:rsidRPr="00C50DD1">
              <w:rPr>
                <w:rFonts w:cs="Times New Roman"/>
                <w:szCs w:val="24"/>
              </w:rPr>
              <w:t>2.4</w:t>
            </w:r>
          </w:p>
        </w:tc>
        <w:tc>
          <w:tcPr>
            <w:tcW w:w="4961" w:type="dxa"/>
          </w:tcPr>
          <w:p w:rsidR="000311AA" w:rsidRPr="00C50DD1" w:rsidRDefault="000311AA" w:rsidP="00144577">
            <w:pPr>
              <w:spacing w:line="240" w:lineRule="auto"/>
              <w:rPr>
                <w:rFonts w:cs="Times New Roman"/>
                <w:szCs w:val="24"/>
              </w:rPr>
            </w:pPr>
            <w:r w:rsidRPr="00C50DD1">
              <w:rPr>
                <w:rFonts w:cs="Times New Roman"/>
                <w:szCs w:val="24"/>
              </w:rPr>
              <w:t>Planear la siguiente iteración</w:t>
            </w:r>
          </w:p>
        </w:tc>
        <w:tc>
          <w:tcPr>
            <w:tcW w:w="1418" w:type="dxa"/>
          </w:tcPr>
          <w:p w:rsidR="000311AA" w:rsidRPr="00C50DD1" w:rsidRDefault="000311AA" w:rsidP="00144577">
            <w:pPr>
              <w:spacing w:line="240" w:lineRule="auto"/>
              <w:rPr>
                <w:rFonts w:cs="Times New Roman"/>
                <w:szCs w:val="24"/>
              </w:rPr>
            </w:pPr>
            <w:r w:rsidRPr="00C50DD1">
              <w:rPr>
                <w:rFonts w:cs="Times New Roman"/>
                <w:szCs w:val="24"/>
              </w:rPr>
              <w:t>12/04/2018</w:t>
            </w:r>
          </w:p>
        </w:tc>
        <w:tc>
          <w:tcPr>
            <w:tcW w:w="1448" w:type="dxa"/>
          </w:tcPr>
          <w:p w:rsidR="000311AA" w:rsidRPr="00C50DD1" w:rsidRDefault="000311AA" w:rsidP="00144577">
            <w:pPr>
              <w:spacing w:line="240" w:lineRule="auto"/>
              <w:rPr>
                <w:rFonts w:cs="Times New Roman"/>
                <w:szCs w:val="24"/>
              </w:rPr>
            </w:pPr>
            <w:r w:rsidRPr="00C50DD1">
              <w:rPr>
                <w:rFonts w:cs="Times New Roman"/>
                <w:szCs w:val="24"/>
              </w:rPr>
              <w:t>13/04/2018</w:t>
            </w:r>
          </w:p>
        </w:tc>
      </w:tr>
      <w:tr w:rsidR="000311AA" w:rsidRPr="00C50DD1" w:rsidTr="000A1443">
        <w:tc>
          <w:tcPr>
            <w:tcW w:w="817" w:type="dxa"/>
          </w:tcPr>
          <w:p w:rsidR="000311AA" w:rsidRPr="00C50DD1" w:rsidRDefault="000311AA" w:rsidP="00144577">
            <w:pPr>
              <w:spacing w:line="240" w:lineRule="auto"/>
              <w:rPr>
                <w:rFonts w:cs="Times New Roman"/>
                <w:b/>
                <w:szCs w:val="24"/>
              </w:rPr>
            </w:pPr>
            <w:r w:rsidRPr="00C50DD1">
              <w:rPr>
                <w:rFonts w:cs="Times New Roman"/>
                <w:b/>
                <w:szCs w:val="24"/>
              </w:rPr>
              <w:t>3</w:t>
            </w:r>
          </w:p>
        </w:tc>
        <w:tc>
          <w:tcPr>
            <w:tcW w:w="4961" w:type="dxa"/>
          </w:tcPr>
          <w:p w:rsidR="000311AA" w:rsidRPr="00C50DD1" w:rsidRDefault="000311AA" w:rsidP="00144577">
            <w:pPr>
              <w:spacing w:line="240" w:lineRule="auto"/>
              <w:rPr>
                <w:rFonts w:cs="Times New Roman"/>
                <w:b/>
                <w:szCs w:val="24"/>
              </w:rPr>
            </w:pPr>
            <w:r w:rsidRPr="00C50DD1">
              <w:rPr>
                <w:rFonts w:cs="Times New Roman"/>
                <w:b/>
                <w:szCs w:val="24"/>
              </w:rPr>
              <w:t>Gestión de registro de libros</w:t>
            </w:r>
          </w:p>
        </w:tc>
        <w:tc>
          <w:tcPr>
            <w:tcW w:w="1418" w:type="dxa"/>
          </w:tcPr>
          <w:p w:rsidR="000311AA" w:rsidRPr="00C50DD1" w:rsidRDefault="000311AA" w:rsidP="00144577">
            <w:pPr>
              <w:spacing w:line="240" w:lineRule="auto"/>
              <w:rPr>
                <w:rFonts w:cs="Times New Roman"/>
                <w:b/>
                <w:szCs w:val="24"/>
              </w:rPr>
            </w:pPr>
          </w:p>
        </w:tc>
        <w:tc>
          <w:tcPr>
            <w:tcW w:w="1448" w:type="dxa"/>
          </w:tcPr>
          <w:p w:rsidR="000311AA" w:rsidRPr="00C50DD1" w:rsidRDefault="000311AA" w:rsidP="00144577">
            <w:pPr>
              <w:spacing w:line="240" w:lineRule="auto"/>
              <w:rPr>
                <w:rFonts w:cs="Times New Roman"/>
                <w:b/>
                <w:szCs w:val="24"/>
              </w:rPr>
            </w:pPr>
          </w:p>
        </w:tc>
      </w:tr>
      <w:tr w:rsidR="000311AA" w:rsidRPr="00C50DD1" w:rsidTr="000A1443">
        <w:tc>
          <w:tcPr>
            <w:tcW w:w="817" w:type="dxa"/>
          </w:tcPr>
          <w:p w:rsidR="000311AA" w:rsidRPr="00C50DD1" w:rsidRDefault="000311AA" w:rsidP="00144577">
            <w:pPr>
              <w:spacing w:line="240" w:lineRule="auto"/>
              <w:rPr>
                <w:rFonts w:cs="Times New Roman"/>
                <w:b/>
                <w:szCs w:val="24"/>
              </w:rPr>
            </w:pPr>
            <w:r w:rsidRPr="00C50DD1">
              <w:rPr>
                <w:rFonts w:cs="Times New Roman"/>
                <w:b/>
                <w:szCs w:val="24"/>
              </w:rPr>
              <w:t>3.1</w:t>
            </w:r>
          </w:p>
        </w:tc>
        <w:tc>
          <w:tcPr>
            <w:tcW w:w="4961" w:type="dxa"/>
          </w:tcPr>
          <w:p w:rsidR="000311AA" w:rsidRPr="00C50DD1" w:rsidRDefault="000311AA" w:rsidP="00144577">
            <w:pPr>
              <w:spacing w:line="240" w:lineRule="auto"/>
              <w:rPr>
                <w:rFonts w:cs="Times New Roman"/>
                <w:szCs w:val="24"/>
              </w:rPr>
            </w:pPr>
            <w:r w:rsidRPr="00C50DD1">
              <w:rPr>
                <w:rFonts w:cs="Times New Roman"/>
                <w:szCs w:val="24"/>
              </w:rPr>
              <w:t>Preparar el blueprint de la API</w:t>
            </w:r>
          </w:p>
        </w:tc>
        <w:tc>
          <w:tcPr>
            <w:tcW w:w="1418" w:type="dxa"/>
          </w:tcPr>
          <w:p w:rsidR="000311AA" w:rsidRPr="00C50DD1" w:rsidRDefault="000311AA" w:rsidP="00144577">
            <w:pPr>
              <w:spacing w:line="240" w:lineRule="auto"/>
              <w:rPr>
                <w:rFonts w:cs="Times New Roman"/>
                <w:szCs w:val="24"/>
              </w:rPr>
            </w:pPr>
            <w:r w:rsidRPr="00C50DD1">
              <w:rPr>
                <w:rFonts w:cs="Times New Roman"/>
                <w:szCs w:val="24"/>
              </w:rPr>
              <w:t>15/04/2018</w:t>
            </w:r>
          </w:p>
        </w:tc>
        <w:tc>
          <w:tcPr>
            <w:tcW w:w="1448" w:type="dxa"/>
          </w:tcPr>
          <w:p w:rsidR="000311AA" w:rsidRPr="00C50DD1" w:rsidRDefault="000311AA" w:rsidP="00144577">
            <w:pPr>
              <w:spacing w:line="240" w:lineRule="auto"/>
              <w:rPr>
                <w:rFonts w:cs="Times New Roman"/>
                <w:szCs w:val="24"/>
              </w:rPr>
            </w:pPr>
            <w:r w:rsidRPr="00C50DD1">
              <w:rPr>
                <w:rFonts w:cs="Times New Roman"/>
                <w:szCs w:val="24"/>
              </w:rPr>
              <w:t>16/04/2018</w:t>
            </w:r>
          </w:p>
        </w:tc>
      </w:tr>
      <w:tr w:rsidR="000311AA" w:rsidRPr="00C50DD1" w:rsidTr="000A1443">
        <w:tc>
          <w:tcPr>
            <w:tcW w:w="817" w:type="dxa"/>
          </w:tcPr>
          <w:p w:rsidR="000311AA" w:rsidRPr="00C50DD1" w:rsidRDefault="000311AA" w:rsidP="00144577">
            <w:pPr>
              <w:spacing w:line="240" w:lineRule="auto"/>
              <w:rPr>
                <w:rFonts w:cs="Times New Roman"/>
                <w:b/>
                <w:szCs w:val="24"/>
              </w:rPr>
            </w:pPr>
            <w:r w:rsidRPr="00C50DD1">
              <w:rPr>
                <w:rFonts w:cs="Times New Roman"/>
                <w:b/>
                <w:szCs w:val="24"/>
              </w:rPr>
              <w:t>3.2</w:t>
            </w:r>
          </w:p>
        </w:tc>
        <w:tc>
          <w:tcPr>
            <w:tcW w:w="4961" w:type="dxa"/>
          </w:tcPr>
          <w:p w:rsidR="000311AA" w:rsidRPr="00C50DD1" w:rsidRDefault="000311AA" w:rsidP="00144577">
            <w:pPr>
              <w:spacing w:line="240" w:lineRule="auto"/>
              <w:rPr>
                <w:rFonts w:cs="Times New Roman"/>
                <w:szCs w:val="24"/>
              </w:rPr>
            </w:pPr>
            <w:r w:rsidRPr="00C50DD1">
              <w:rPr>
                <w:rFonts w:cs="Times New Roman"/>
                <w:szCs w:val="24"/>
              </w:rPr>
              <w:t>Desarrollar especificaciones</w:t>
            </w:r>
          </w:p>
        </w:tc>
        <w:tc>
          <w:tcPr>
            <w:tcW w:w="1418" w:type="dxa"/>
          </w:tcPr>
          <w:p w:rsidR="000311AA" w:rsidRPr="00C50DD1" w:rsidRDefault="000311AA" w:rsidP="00144577">
            <w:pPr>
              <w:spacing w:line="240" w:lineRule="auto"/>
              <w:rPr>
                <w:rFonts w:cs="Times New Roman"/>
                <w:szCs w:val="24"/>
              </w:rPr>
            </w:pPr>
            <w:r w:rsidRPr="00C50DD1">
              <w:rPr>
                <w:rFonts w:cs="Times New Roman"/>
                <w:szCs w:val="24"/>
              </w:rPr>
              <w:t>16/04/2018</w:t>
            </w:r>
          </w:p>
        </w:tc>
        <w:tc>
          <w:tcPr>
            <w:tcW w:w="1448" w:type="dxa"/>
          </w:tcPr>
          <w:p w:rsidR="000311AA" w:rsidRPr="00C50DD1" w:rsidRDefault="000311AA" w:rsidP="00144577">
            <w:pPr>
              <w:spacing w:line="240" w:lineRule="auto"/>
              <w:rPr>
                <w:rFonts w:cs="Times New Roman"/>
                <w:szCs w:val="24"/>
              </w:rPr>
            </w:pPr>
            <w:r w:rsidRPr="00C50DD1">
              <w:rPr>
                <w:rFonts w:cs="Times New Roman"/>
                <w:szCs w:val="24"/>
              </w:rPr>
              <w:t>18/04/2018</w:t>
            </w:r>
          </w:p>
        </w:tc>
      </w:tr>
      <w:tr w:rsidR="000311AA" w:rsidRPr="00C50DD1" w:rsidTr="000A1443">
        <w:tc>
          <w:tcPr>
            <w:tcW w:w="817" w:type="dxa"/>
          </w:tcPr>
          <w:p w:rsidR="000311AA" w:rsidRPr="00C50DD1" w:rsidRDefault="000311AA" w:rsidP="00144577">
            <w:pPr>
              <w:spacing w:line="240" w:lineRule="auto"/>
              <w:rPr>
                <w:rFonts w:cs="Times New Roman"/>
                <w:b/>
                <w:szCs w:val="24"/>
              </w:rPr>
            </w:pPr>
            <w:r w:rsidRPr="00C50DD1">
              <w:rPr>
                <w:rFonts w:cs="Times New Roman"/>
                <w:b/>
                <w:szCs w:val="24"/>
              </w:rPr>
              <w:t>3.3</w:t>
            </w:r>
          </w:p>
        </w:tc>
        <w:tc>
          <w:tcPr>
            <w:tcW w:w="4961" w:type="dxa"/>
          </w:tcPr>
          <w:p w:rsidR="000311AA" w:rsidRPr="00C50DD1" w:rsidRDefault="000311AA" w:rsidP="00144577">
            <w:pPr>
              <w:spacing w:line="240" w:lineRule="auto"/>
              <w:rPr>
                <w:rFonts w:cs="Times New Roman"/>
                <w:szCs w:val="24"/>
              </w:rPr>
            </w:pPr>
            <w:r w:rsidRPr="00C50DD1">
              <w:rPr>
                <w:rFonts w:cs="Times New Roman"/>
                <w:szCs w:val="24"/>
              </w:rPr>
              <w:t>Corregir errores</w:t>
            </w:r>
          </w:p>
        </w:tc>
        <w:tc>
          <w:tcPr>
            <w:tcW w:w="1418" w:type="dxa"/>
          </w:tcPr>
          <w:p w:rsidR="000311AA" w:rsidRPr="00C50DD1" w:rsidRDefault="000311AA" w:rsidP="00144577">
            <w:pPr>
              <w:spacing w:line="240" w:lineRule="auto"/>
              <w:rPr>
                <w:rFonts w:cs="Times New Roman"/>
                <w:szCs w:val="24"/>
              </w:rPr>
            </w:pPr>
            <w:r w:rsidRPr="00C50DD1">
              <w:rPr>
                <w:rFonts w:cs="Times New Roman"/>
                <w:szCs w:val="24"/>
              </w:rPr>
              <w:t>18/04/2018</w:t>
            </w:r>
          </w:p>
        </w:tc>
        <w:tc>
          <w:tcPr>
            <w:tcW w:w="1448" w:type="dxa"/>
          </w:tcPr>
          <w:p w:rsidR="000311AA" w:rsidRPr="00C50DD1" w:rsidRDefault="000311AA" w:rsidP="00144577">
            <w:pPr>
              <w:spacing w:line="240" w:lineRule="auto"/>
              <w:rPr>
                <w:rFonts w:cs="Times New Roman"/>
                <w:szCs w:val="24"/>
              </w:rPr>
            </w:pPr>
            <w:r w:rsidRPr="00C50DD1">
              <w:rPr>
                <w:rFonts w:cs="Times New Roman"/>
                <w:szCs w:val="24"/>
              </w:rPr>
              <w:t>19/04/2018</w:t>
            </w:r>
          </w:p>
        </w:tc>
      </w:tr>
      <w:tr w:rsidR="000311AA" w:rsidRPr="00C50DD1" w:rsidTr="000A1443">
        <w:tc>
          <w:tcPr>
            <w:tcW w:w="817" w:type="dxa"/>
          </w:tcPr>
          <w:p w:rsidR="000311AA" w:rsidRPr="00C50DD1" w:rsidRDefault="000311AA" w:rsidP="00144577">
            <w:pPr>
              <w:spacing w:line="240" w:lineRule="auto"/>
              <w:rPr>
                <w:rFonts w:cs="Times New Roman"/>
                <w:b/>
                <w:szCs w:val="24"/>
              </w:rPr>
            </w:pPr>
            <w:r w:rsidRPr="00C50DD1">
              <w:rPr>
                <w:rFonts w:cs="Times New Roman"/>
                <w:b/>
                <w:szCs w:val="24"/>
              </w:rPr>
              <w:t>3.4</w:t>
            </w:r>
          </w:p>
        </w:tc>
        <w:tc>
          <w:tcPr>
            <w:tcW w:w="4961" w:type="dxa"/>
          </w:tcPr>
          <w:p w:rsidR="000311AA" w:rsidRPr="00C50DD1" w:rsidRDefault="000311AA" w:rsidP="00144577">
            <w:pPr>
              <w:spacing w:line="240" w:lineRule="auto"/>
              <w:rPr>
                <w:rFonts w:cs="Times New Roman"/>
                <w:szCs w:val="24"/>
              </w:rPr>
            </w:pPr>
            <w:r w:rsidRPr="00C50DD1">
              <w:rPr>
                <w:rFonts w:cs="Times New Roman"/>
                <w:szCs w:val="24"/>
              </w:rPr>
              <w:t>Planear la siguiente iteración</w:t>
            </w:r>
          </w:p>
        </w:tc>
        <w:tc>
          <w:tcPr>
            <w:tcW w:w="1418" w:type="dxa"/>
          </w:tcPr>
          <w:p w:rsidR="000311AA" w:rsidRPr="00C50DD1" w:rsidRDefault="000311AA" w:rsidP="00144577">
            <w:pPr>
              <w:spacing w:line="240" w:lineRule="auto"/>
              <w:rPr>
                <w:rFonts w:cs="Times New Roman"/>
                <w:szCs w:val="24"/>
              </w:rPr>
            </w:pPr>
            <w:r w:rsidRPr="00C50DD1">
              <w:rPr>
                <w:rFonts w:cs="Times New Roman"/>
                <w:szCs w:val="24"/>
              </w:rPr>
              <w:t>19/04/2018</w:t>
            </w:r>
          </w:p>
        </w:tc>
        <w:tc>
          <w:tcPr>
            <w:tcW w:w="1448" w:type="dxa"/>
          </w:tcPr>
          <w:p w:rsidR="000311AA" w:rsidRPr="00C50DD1" w:rsidRDefault="000311AA" w:rsidP="00144577">
            <w:pPr>
              <w:spacing w:line="240" w:lineRule="auto"/>
              <w:rPr>
                <w:rFonts w:cs="Times New Roman"/>
                <w:szCs w:val="24"/>
              </w:rPr>
            </w:pPr>
            <w:r w:rsidRPr="00C50DD1">
              <w:rPr>
                <w:rFonts w:cs="Times New Roman"/>
                <w:szCs w:val="24"/>
              </w:rPr>
              <w:t>20/04/2018</w:t>
            </w:r>
          </w:p>
        </w:tc>
      </w:tr>
      <w:tr w:rsidR="000311AA" w:rsidRPr="00C50DD1" w:rsidTr="000A1443">
        <w:tc>
          <w:tcPr>
            <w:tcW w:w="817" w:type="dxa"/>
          </w:tcPr>
          <w:p w:rsidR="000311AA" w:rsidRPr="00C50DD1" w:rsidRDefault="000311AA" w:rsidP="00144577">
            <w:pPr>
              <w:spacing w:line="240" w:lineRule="auto"/>
              <w:rPr>
                <w:rFonts w:cs="Times New Roman"/>
                <w:b/>
                <w:szCs w:val="24"/>
              </w:rPr>
            </w:pPr>
            <w:r w:rsidRPr="00C50DD1">
              <w:rPr>
                <w:rFonts w:cs="Times New Roman"/>
                <w:b/>
                <w:szCs w:val="24"/>
              </w:rPr>
              <w:t>4</w:t>
            </w:r>
          </w:p>
        </w:tc>
        <w:tc>
          <w:tcPr>
            <w:tcW w:w="4961" w:type="dxa"/>
          </w:tcPr>
          <w:p w:rsidR="000311AA" w:rsidRPr="00C50DD1" w:rsidRDefault="000311AA" w:rsidP="00144577">
            <w:pPr>
              <w:spacing w:line="240" w:lineRule="auto"/>
              <w:rPr>
                <w:rFonts w:cs="Times New Roman"/>
                <w:b/>
                <w:szCs w:val="24"/>
              </w:rPr>
            </w:pPr>
            <w:r w:rsidRPr="00C50DD1">
              <w:rPr>
                <w:rFonts w:cs="Times New Roman"/>
                <w:b/>
                <w:szCs w:val="24"/>
              </w:rPr>
              <w:t>Gestión de registro de tesis</w:t>
            </w:r>
          </w:p>
        </w:tc>
        <w:tc>
          <w:tcPr>
            <w:tcW w:w="1418" w:type="dxa"/>
          </w:tcPr>
          <w:p w:rsidR="000311AA" w:rsidRPr="00C50DD1" w:rsidRDefault="000311AA" w:rsidP="00144577">
            <w:pPr>
              <w:spacing w:line="240" w:lineRule="auto"/>
              <w:rPr>
                <w:rFonts w:cs="Times New Roman"/>
                <w:b/>
                <w:szCs w:val="24"/>
              </w:rPr>
            </w:pPr>
          </w:p>
        </w:tc>
        <w:tc>
          <w:tcPr>
            <w:tcW w:w="1448" w:type="dxa"/>
          </w:tcPr>
          <w:p w:rsidR="000311AA" w:rsidRPr="00C50DD1" w:rsidRDefault="000311AA" w:rsidP="00144577">
            <w:pPr>
              <w:spacing w:line="240" w:lineRule="auto"/>
              <w:rPr>
                <w:rFonts w:cs="Times New Roman"/>
                <w:b/>
                <w:szCs w:val="24"/>
              </w:rPr>
            </w:pPr>
          </w:p>
        </w:tc>
      </w:tr>
      <w:tr w:rsidR="000311AA" w:rsidRPr="00C50DD1" w:rsidTr="000A1443">
        <w:tc>
          <w:tcPr>
            <w:tcW w:w="817" w:type="dxa"/>
          </w:tcPr>
          <w:p w:rsidR="000311AA" w:rsidRPr="00C50DD1" w:rsidRDefault="000311AA" w:rsidP="00144577">
            <w:pPr>
              <w:spacing w:line="240" w:lineRule="auto"/>
              <w:rPr>
                <w:rFonts w:cs="Times New Roman"/>
                <w:szCs w:val="24"/>
              </w:rPr>
            </w:pPr>
            <w:r w:rsidRPr="00C50DD1">
              <w:rPr>
                <w:rFonts w:cs="Times New Roman"/>
                <w:szCs w:val="24"/>
              </w:rPr>
              <w:t>4.1</w:t>
            </w:r>
          </w:p>
        </w:tc>
        <w:tc>
          <w:tcPr>
            <w:tcW w:w="4961" w:type="dxa"/>
          </w:tcPr>
          <w:p w:rsidR="000311AA" w:rsidRPr="00C50DD1" w:rsidRDefault="000311AA" w:rsidP="00144577">
            <w:pPr>
              <w:spacing w:line="240" w:lineRule="auto"/>
              <w:rPr>
                <w:rFonts w:cs="Times New Roman"/>
                <w:szCs w:val="24"/>
              </w:rPr>
            </w:pPr>
            <w:r w:rsidRPr="00C50DD1">
              <w:rPr>
                <w:rFonts w:cs="Times New Roman"/>
                <w:szCs w:val="24"/>
              </w:rPr>
              <w:t>Preparar el blueprint de la API</w:t>
            </w:r>
          </w:p>
        </w:tc>
        <w:tc>
          <w:tcPr>
            <w:tcW w:w="1418" w:type="dxa"/>
          </w:tcPr>
          <w:p w:rsidR="000311AA" w:rsidRPr="00C50DD1" w:rsidRDefault="000311AA" w:rsidP="00144577">
            <w:pPr>
              <w:spacing w:line="240" w:lineRule="auto"/>
              <w:rPr>
                <w:rFonts w:cs="Times New Roman"/>
                <w:szCs w:val="24"/>
              </w:rPr>
            </w:pPr>
            <w:r w:rsidRPr="00C50DD1">
              <w:rPr>
                <w:rFonts w:cs="Times New Roman"/>
                <w:szCs w:val="24"/>
              </w:rPr>
              <w:t>22/04/2018</w:t>
            </w:r>
          </w:p>
        </w:tc>
        <w:tc>
          <w:tcPr>
            <w:tcW w:w="1448" w:type="dxa"/>
          </w:tcPr>
          <w:p w:rsidR="000311AA" w:rsidRPr="00C50DD1" w:rsidRDefault="000311AA" w:rsidP="00144577">
            <w:pPr>
              <w:spacing w:line="240" w:lineRule="auto"/>
              <w:rPr>
                <w:rFonts w:cs="Times New Roman"/>
                <w:szCs w:val="24"/>
              </w:rPr>
            </w:pPr>
            <w:r w:rsidRPr="00C50DD1">
              <w:rPr>
                <w:rFonts w:cs="Times New Roman"/>
                <w:szCs w:val="24"/>
              </w:rPr>
              <w:t>23/04/2018</w:t>
            </w:r>
          </w:p>
        </w:tc>
      </w:tr>
      <w:tr w:rsidR="000311AA" w:rsidRPr="00C50DD1" w:rsidTr="000A1443">
        <w:tc>
          <w:tcPr>
            <w:tcW w:w="817" w:type="dxa"/>
          </w:tcPr>
          <w:p w:rsidR="000311AA" w:rsidRPr="00C50DD1" w:rsidRDefault="000311AA" w:rsidP="00144577">
            <w:pPr>
              <w:spacing w:line="240" w:lineRule="auto"/>
              <w:rPr>
                <w:rFonts w:cs="Times New Roman"/>
                <w:szCs w:val="24"/>
              </w:rPr>
            </w:pPr>
            <w:r w:rsidRPr="00C50DD1">
              <w:rPr>
                <w:rFonts w:cs="Times New Roman"/>
                <w:szCs w:val="24"/>
              </w:rPr>
              <w:t>4.2</w:t>
            </w:r>
          </w:p>
        </w:tc>
        <w:tc>
          <w:tcPr>
            <w:tcW w:w="4961" w:type="dxa"/>
          </w:tcPr>
          <w:p w:rsidR="000311AA" w:rsidRPr="00C50DD1" w:rsidRDefault="000311AA" w:rsidP="00144577">
            <w:pPr>
              <w:spacing w:line="240" w:lineRule="auto"/>
              <w:rPr>
                <w:rFonts w:cs="Times New Roman"/>
                <w:szCs w:val="24"/>
              </w:rPr>
            </w:pPr>
            <w:r w:rsidRPr="00C50DD1">
              <w:rPr>
                <w:rFonts w:cs="Times New Roman"/>
                <w:szCs w:val="24"/>
              </w:rPr>
              <w:t>Desarrollar especificaciones</w:t>
            </w:r>
          </w:p>
        </w:tc>
        <w:tc>
          <w:tcPr>
            <w:tcW w:w="1418" w:type="dxa"/>
          </w:tcPr>
          <w:p w:rsidR="000311AA" w:rsidRPr="00C50DD1" w:rsidRDefault="000311AA" w:rsidP="00144577">
            <w:pPr>
              <w:spacing w:line="240" w:lineRule="auto"/>
              <w:rPr>
                <w:rFonts w:cs="Times New Roman"/>
                <w:szCs w:val="24"/>
              </w:rPr>
            </w:pPr>
            <w:r w:rsidRPr="00C50DD1">
              <w:rPr>
                <w:rFonts w:cs="Times New Roman"/>
                <w:szCs w:val="24"/>
              </w:rPr>
              <w:t>23/04/2018</w:t>
            </w:r>
          </w:p>
        </w:tc>
        <w:tc>
          <w:tcPr>
            <w:tcW w:w="1448" w:type="dxa"/>
          </w:tcPr>
          <w:p w:rsidR="000311AA" w:rsidRPr="00C50DD1" w:rsidRDefault="000311AA" w:rsidP="00144577">
            <w:pPr>
              <w:spacing w:line="240" w:lineRule="auto"/>
              <w:rPr>
                <w:rFonts w:cs="Times New Roman"/>
                <w:szCs w:val="24"/>
              </w:rPr>
            </w:pPr>
            <w:r w:rsidRPr="00C50DD1">
              <w:rPr>
                <w:rFonts w:cs="Times New Roman"/>
                <w:szCs w:val="24"/>
              </w:rPr>
              <w:t>25/04/2018</w:t>
            </w:r>
          </w:p>
        </w:tc>
      </w:tr>
      <w:tr w:rsidR="000311AA" w:rsidRPr="00C50DD1" w:rsidTr="000A1443">
        <w:tc>
          <w:tcPr>
            <w:tcW w:w="817" w:type="dxa"/>
          </w:tcPr>
          <w:p w:rsidR="000311AA" w:rsidRPr="00C50DD1" w:rsidRDefault="000311AA" w:rsidP="00144577">
            <w:pPr>
              <w:spacing w:line="240" w:lineRule="auto"/>
              <w:rPr>
                <w:rFonts w:cs="Times New Roman"/>
                <w:szCs w:val="24"/>
              </w:rPr>
            </w:pPr>
            <w:r w:rsidRPr="00C50DD1">
              <w:rPr>
                <w:rFonts w:cs="Times New Roman"/>
                <w:szCs w:val="24"/>
              </w:rPr>
              <w:t>4.3</w:t>
            </w:r>
          </w:p>
        </w:tc>
        <w:tc>
          <w:tcPr>
            <w:tcW w:w="4961" w:type="dxa"/>
          </w:tcPr>
          <w:p w:rsidR="000311AA" w:rsidRPr="00C50DD1" w:rsidRDefault="000311AA" w:rsidP="00144577">
            <w:pPr>
              <w:spacing w:line="240" w:lineRule="auto"/>
              <w:rPr>
                <w:rFonts w:cs="Times New Roman"/>
                <w:szCs w:val="24"/>
              </w:rPr>
            </w:pPr>
            <w:r w:rsidRPr="00C50DD1">
              <w:rPr>
                <w:rFonts w:cs="Times New Roman"/>
                <w:szCs w:val="24"/>
              </w:rPr>
              <w:t>Corregir errores</w:t>
            </w:r>
          </w:p>
        </w:tc>
        <w:tc>
          <w:tcPr>
            <w:tcW w:w="1418" w:type="dxa"/>
          </w:tcPr>
          <w:p w:rsidR="000311AA" w:rsidRPr="00C50DD1" w:rsidRDefault="000311AA" w:rsidP="00144577">
            <w:pPr>
              <w:spacing w:line="240" w:lineRule="auto"/>
              <w:rPr>
                <w:rFonts w:cs="Times New Roman"/>
                <w:szCs w:val="24"/>
              </w:rPr>
            </w:pPr>
            <w:r w:rsidRPr="00C50DD1">
              <w:rPr>
                <w:rFonts w:cs="Times New Roman"/>
                <w:szCs w:val="24"/>
              </w:rPr>
              <w:t>25/04/2018</w:t>
            </w:r>
          </w:p>
        </w:tc>
        <w:tc>
          <w:tcPr>
            <w:tcW w:w="1448" w:type="dxa"/>
          </w:tcPr>
          <w:p w:rsidR="000311AA" w:rsidRPr="00C50DD1" w:rsidRDefault="000311AA" w:rsidP="00144577">
            <w:pPr>
              <w:spacing w:line="240" w:lineRule="auto"/>
              <w:rPr>
                <w:rFonts w:cs="Times New Roman"/>
                <w:szCs w:val="24"/>
              </w:rPr>
            </w:pPr>
            <w:r w:rsidRPr="00C50DD1">
              <w:rPr>
                <w:rFonts w:cs="Times New Roman"/>
                <w:szCs w:val="24"/>
              </w:rPr>
              <w:t>26/04/2018</w:t>
            </w:r>
          </w:p>
        </w:tc>
      </w:tr>
      <w:tr w:rsidR="000311AA" w:rsidRPr="00C50DD1" w:rsidTr="000A1443">
        <w:tc>
          <w:tcPr>
            <w:tcW w:w="817" w:type="dxa"/>
          </w:tcPr>
          <w:p w:rsidR="000311AA" w:rsidRPr="00C50DD1" w:rsidRDefault="000311AA" w:rsidP="00144577">
            <w:pPr>
              <w:spacing w:line="240" w:lineRule="auto"/>
              <w:rPr>
                <w:rFonts w:cs="Times New Roman"/>
                <w:szCs w:val="24"/>
              </w:rPr>
            </w:pPr>
            <w:r w:rsidRPr="00C50DD1">
              <w:rPr>
                <w:rFonts w:cs="Times New Roman"/>
                <w:szCs w:val="24"/>
              </w:rPr>
              <w:t>4.4</w:t>
            </w:r>
          </w:p>
        </w:tc>
        <w:tc>
          <w:tcPr>
            <w:tcW w:w="4961" w:type="dxa"/>
          </w:tcPr>
          <w:p w:rsidR="000311AA" w:rsidRPr="00C50DD1" w:rsidRDefault="000311AA" w:rsidP="00144577">
            <w:pPr>
              <w:spacing w:line="240" w:lineRule="auto"/>
              <w:rPr>
                <w:rFonts w:cs="Times New Roman"/>
                <w:szCs w:val="24"/>
              </w:rPr>
            </w:pPr>
            <w:r w:rsidRPr="00C50DD1">
              <w:rPr>
                <w:rFonts w:cs="Times New Roman"/>
                <w:szCs w:val="24"/>
              </w:rPr>
              <w:t>Planear la siguiente iteración</w:t>
            </w:r>
          </w:p>
        </w:tc>
        <w:tc>
          <w:tcPr>
            <w:tcW w:w="1418" w:type="dxa"/>
          </w:tcPr>
          <w:p w:rsidR="000311AA" w:rsidRPr="00C50DD1" w:rsidRDefault="000311AA" w:rsidP="00144577">
            <w:pPr>
              <w:spacing w:line="240" w:lineRule="auto"/>
              <w:rPr>
                <w:rFonts w:cs="Times New Roman"/>
                <w:szCs w:val="24"/>
              </w:rPr>
            </w:pPr>
            <w:r w:rsidRPr="00C50DD1">
              <w:rPr>
                <w:rFonts w:cs="Times New Roman"/>
                <w:szCs w:val="24"/>
              </w:rPr>
              <w:t>26/04/2018</w:t>
            </w:r>
          </w:p>
        </w:tc>
        <w:tc>
          <w:tcPr>
            <w:tcW w:w="1448" w:type="dxa"/>
          </w:tcPr>
          <w:p w:rsidR="000311AA" w:rsidRPr="00C50DD1" w:rsidRDefault="000311AA" w:rsidP="00144577">
            <w:pPr>
              <w:spacing w:line="240" w:lineRule="auto"/>
              <w:rPr>
                <w:rFonts w:cs="Times New Roman"/>
                <w:szCs w:val="24"/>
              </w:rPr>
            </w:pPr>
            <w:r w:rsidRPr="00C50DD1">
              <w:rPr>
                <w:rFonts w:cs="Times New Roman"/>
                <w:szCs w:val="24"/>
              </w:rPr>
              <w:t>27/04/2018</w:t>
            </w:r>
          </w:p>
        </w:tc>
      </w:tr>
      <w:tr w:rsidR="000311AA" w:rsidRPr="00C50DD1" w:rsidTr="000A1443">
        <w:tc>
          <w:tcPr>
            <w:tcW w:w="817" w:type="dxa"/>
          </w:tcPr>
          <w:p w:rsidR="000311AA" w:rsidRPr="00C50DD1" w:rsidRDefault="000311AA" w:rsidP="00144577">
            <w:pPr>
              <w:spacing w:line="240" w:lineRule="auto"/>
              <w:rPr>
                <w:rFonts w:cs="Times New Roman"/>
                <w:b/>
                <w:szCs w:val="24"/>
              </w:rPr>
            </w:pPr>
            <w:r w:rsidRPr="00C50DD1">
              <w:rPr>
                <w:rFonts w:cs="Times New Roman"/>
                <w:b/>
                <w:szCs w:val="24"/>
              </w:rPr>
              <w:t>5</w:t>
            </w:r>
          </w:p>
        </w:tc>
        <w:tc>
          <w:tcPr>
            <w:tcW w:w="4961" w:type="dxa"/>
          </w:tcPr>
          <w:p w:rsidR="000311AA" w:rsidRPr="00C50DD1" w:rsidRDefault="000311AA" w:rsidP="00144577">
            <w:pPr>
              <w:spacing w:line="240" w:lineRule="auto"/>
              <w:rPr>
                <w:rFonts w:cs="Times New Roman"/>
                <w:b/>
                <w:szCs w:val="24"/>
              </w:rPr>
            </w:pPr>
            <w:r w:rsidRPr="00C50DD1">
              <w:rPr>
                <w:rFonts w:cs="Times New Roman"/>
                <w:b/>
                <w:szCs w:val="24"/>
              </w:rPr>
              <w:t>Gestión de registro de revistas</w:t>
            </w:r>
          </w:p>
        </w:tc>
        <w:tc>
          <w:tcPr>
            <w:tcW w:w="1418" w:type="dxa"/>
          </w:tcPr>
          <w:p w:rsidR="000311AA" w:rsidRPr="00C50DD1" w:rsidRDefault="000311AA" w:rsidP="00144577">
            <w:pPr>
              <w:spacing w:line="240" w:lineRule="auto"/>
              <w:rPr>
                <w:rFonts w:cs="Times New Roman"/>
                <w:b/>
                <w:szCs w:val="24"/>
              </w:rPr>
            </w:pPr>
          </w:p>
        </w:tc>
        <w:tc>
          <w:tcPr>
            <w:tcW w:w="1448" w:type="dxa"/>
          </w:tcPr>
          <w:p w:rsidR="000311AA" w:rsidRPr="00C50DD1" w:rsidRDefault="000311AA" w:rsidP="00144577">
            <w:pPr>
              <w:spacing w:line="240" w:lineRule="auto"/>
              <w:rPr>
                <w:rFonts w:cs="Times New Roman"/>
                <w:b/>
                <w:szCs w:val="24"/>
              </w:rPr>
            </w:pPr>
          </w:p>
        </w:tc>
      </w:tr>
      <w:tr w:rsidR="000311AA" w:rsidRPr="00C50DD1" w:rsidTr="000A1443">
        <w:tc>
          <w:tcPr>
            <w:tcW w:w="817" w:type="dxa"/>
          </w:tcPr>
          <w:p w:rsidR="000311AA" w:rsidRPr="00C50DD1" w:rsidRDefault="000311AA" w:rsidP="00144577">
            <w:pPr>
              <w:spacing w:line="240" w:lineRule="auto"/>
              <w:rPr>
                <w:rFonts w:cs="Times New Roman"/>
                <w:b/>
                <w:szCs w:val="24"/>
              </w:rPr>
            </w:pPr>
            <w:r w:rsidRPr="00C50DD1">
              <w:rPr>
                <w:rFonts w:cs="Times New Roman"/>
                <w:b/>
                <w:szCs w:val="24"/>
              </w:rPr>
              <w:t>5.1</w:t>
            </w:r>
          </w:p>
        </w:tc>
        <w:tc>
          <w:tcPr>
            <w:tcW w:w="4961" w:type="dxa"/>
          </w:tcPr>
          <w:p w:rsidR="000311AA" w:rsidRPr="00C50DD1" w:rsidRDefault="000311AA" w:rsidP="00144577">
            <w:pPr>
              <w:spacing w:line="240" w:lineRule="auto"/>
              <w:rPr>
                <w:rFonts w:cs="Times New Roman"/>
                <w:szCs w:val="24"/>
              </w:rPr>
            </w:pPr>
            <w:r w:rsidRPr="00C50DD1">
              <w:rPr>
                <w:rFonts w:cs="Times New Roman"/>
                <w:szCs w:val="24"/>
              </w:rPr>
              <w:t>Preparar el blueprint de la API</w:t>
            </w:r>
          </w:p>
        </w:tc>
        <w:tc>
          <w:tcPr>
            <w:tcW w:w="1418" w:type="dxa"/>
          </w:tcPr>
          <w:p w:rsidR="000311AA" w:rsidRPr="00C50DD1" w:rsidRDefault="000311AA" w:rsidP="00144577">
            <w:pPr>
              <w:spacing w:line="240" w:lineRule="auto"/>
              <w:rPr>
                <w:rFonts w:cs="Times New Roman"/>
                <w:szCs w:val="24"/>
              </w:rPr>
            </w:pPr>
            <w:r w:rsidRPr="00C50DD1">
              <w:rPr>
                <w:rFonts w:cs="Times New Roman"/>
                <w:szCs w:val="24"/>
              </w:rPr>
              <w:t>29/04/2018</w:t>
            </w:r>
          </w:p>
        </w:tc>
        <w:tc>
          <w:tcPr>
            <w:tcW w:w="1448" w:type="dxa"/>
          </w:tcPr>
          <w:p w:rsidR="000311AA" w:rsidRPr="00C50DD1" w:rsidRDefault="000311AA" w:rsidP="00144577">
            <w:pPr>
              <w:spacing w:line="240" w:lineRule="auto"/>
              <w:rPr>
                <w:rFonts w:cs="Times New Roman"/>
                <w:szCs w:val="24"/>
              </w:rPr>
            </w:pPr>
            <w:r w:rsidRPr="00C50DD1">
              <w:rPr>
                <w:rFonts w:cs="Times New Roman"/>
                <w:szCs w:val="24"/>
              </w:rPr>
              <w:t>30/04/2018</w:t>
            </w:r>
          </w:p>
        </w:tc>
      </w:tr>
      <w:tr w:rsidR="000311AA" w:rsidRPr="00C50DD1" w:rsidTr="000A1443">
        <w:tc>
          <w:tcPr>
            <w:tcW w:w="817" w:type="dxa"/>
          </w:tcPr>
          <w:p w:rsidR="000311AA" w:rsidRPr="00C50DD1" w:rsidRDefault="000311AA" w:rsidP="00144577">
            <w:pPr>
              <w:spacing w:line="240" w:lineRule="auto"/>
              <w:rPr>
                <w:rFonts w:cs="Times New Roman"/>
                <w:b/>
                <w:szCs w:val="24"/>
              </w:rPr>
            </w:pPr>
            <w:r w:rsidRPr="00C50DD1">
              <w:rPr>
                <w:rFonts w:cs="Times New Roman"/>
                <w:b/>
                <w:szCs w:val="24"/>
              </w:rPr>
              <w:t>5.2</w:t>
            </w:r>
          </w:p>
        </w:tc>
        <w:tc>
          <w:tcPr>
            <w:tcW w:w="4961" w:type="dxa"/>
          </w:tcPr>
          <w:p w:rsidR="000311AA" w:rsidRPr="00C50DD1" w:rsidRDefault="000311AA" w:rsidP="00144577">
            <w:pPr>
              <w:spacing w:line="240" w:lineRule="auto"/>
              <w:rPr>
                <w:rFonts w:cs="Times New Roman"/>
                <w:szCs w:val="24"/>
              </w:rPr>
            </w:pPr>
            <w:r w:rsidRPr="00C50DD1">
              <w:rPr>
                <w:rFonts w:cs="Times New Roman"/>
                <w:szCs w:val="24"/>
              </w:rPr>
              <w:t>Desarrollar especificaciones</w:t>
            </w:r>
          </w:p>
        </w:tc>
        <w:tc>
          <w:tcPr>
            <w:tcW w:w="1418" w:type="dxa"/>
          </w:tcPr>
          <w:p w:rsidR="000311AA" w:rsidRPr="00C50DD1" w:rsidRDefault="000311AA" w:rsidP="00144577">
            <w:pPr>
              <w:spacing w:line="240" w:lineRule="auto"/>
              <w:rPr>
                <w:rFonts w:cs="Times New Roman"/>
                <w:szCs w:val="24"/>
              </w:rPr>
            </w:pPr>
            <w:r w:rsidRPr="00C50DD1">
              <w:rPr>
                <w:rFonts w:cs="Times New Roman"/>
                <w:szCs w:val="24"/>
              </w:rPr>
              <w:t>30/04/2018</w:t>
            </w:r>
          </w:p>
        </w:tc>
        <w:tc>
          <w:tcPr>
            <w:tcW w:w="1448" w:type="dxa"/>
          </w:tcPr>
          <w:p w:rsidR="000311AA" w:rsidRPr="00C50DD1" w:rsidRDefault="000311AA" w:rsidP="00144577">
            <w:pPr>
              <w:spacing w:line="240" w:lineRule="auto"/>
              <w:rPr>
                <w:rFonts w:cs="Times New Roman"/>
                <w:szCs w:val="24"/>
              </w:rPr>
            </w:pPr>
            <w:r w:rsidRPr="00C50DD1">
              <w:rPr>
                <w:rFonts w:cs="Times New Roman"/>
                <w:szCs w:val="24"/>
              </w:rPr>
              <w:t>02/05/2018</w:t>
            </w:r>
          </w:p>
        </w:tc>
      </w:tr>
      <w:tr w:rsidR="000311AA" w:rsidRPr="00C50DD1" w:rsidTr="000A1443">
        <w:tc>
          <w:tcPr>
            <w:tcW w:w="817" w:type="dxa"/>
          </w:tcPr>
          <w:p w:rsidR="000311AA" w:rsidRPr="00C50DD1" w:rsidRDefault="000311AA" w:rsidP="00144577">
            <w:pPr>
              <w:spacing w:line="240" w:lineRule="auto"/>
              <w:rPr>
                <w:rFonts w:cs="Times New Roman"/>
                <w:b/>
                <w:szCs w:val="24"/>
              </w:rPr>
            </w:pPr>
            <w:r w:rsidRPr="00C50DD1">
              <w:rPr>
                <w:rFonts w:cs="Times New Roman"/>
                <w:b/>
                <w:szCs w:val="24"/>
              </w:rPr>
              <w:t>5.3</w:t>
            </w:r>
          </w:p>
        </w:tc>
        <w:tc>
          <w:tcPr>
            <w:tcW w:w="4961" w:type="dxa"/>
          </w:tcPr>
          <w:p w:rsidR="000311AA" w:rsidRPr="00C50DD1" w:rsidRDefault="000311AA" w:rsidP="00144577">
            <w:pPr>
              <w:spacing w:line="240" w:lineRule="auto"/>
              <w:rPr>
                <w:rFonts w:cs="Times New Roman"/>
                <w:szCs w:val="24"/>
              </w:rPr>
            </w:pPr>
            <w:r w:rsidRPr="00C50DD1">
              <w:rPr>
                <w:rFonts w:cs="Times New Roman"/>
                <w:szCs w:val="24"/>
              </w:rPr>
              <w:t>Corregir errores</w:t>
            </w:r>
          </w:p>
        </w:tc>
        <w:tc>
          <w:tcPr>
            <w:tcW w:w="1418" w:type="dxa"/>
          </w:tcPr>
          <w:p w:rsidR="000311AA" w:rsidRPr="00C50DD1" w:rsidRDefault="000311AA" w:rsidP="00144577">
            <w:pPr>
              <w:spacing w:line="240" w:lineRule="auto"/>
              <w:rPr>
                <w:rFonts w:cs="Times New Roman"/>
                <w:szCs w:val="24"/>
              </w:rPr>
            </w:pPr>
            <w:r w:rsidRPr="00C50DD1">
              <w:rPr>
                <w:rFonts w:cs="Times New Roman"/>
                <w:szCs w:val="24"/>
              </w:rPr>
              <w:t>02/05/2018</w:t>
            </w:r>
          </w:p>
        </w:tc>
        <w:tc>
          <w:tcPr>
            <w:tcW w:w="1448" w:type="dxa"/>
          </w:tcPr>
          <w:p w:rsidR="000311AA" w:rsidRPr="00C50DD1" w:rsidRDefault="000311AA" w:rsidP="00144577">
            <w:pPr>
              <w:spacing w:line="240" w:lineRule="auto"/>
              <w:rPr>
                <w:rFonts w:cs="Times New Roman"/>
                <w:szCs w:val="24"/>
              </w:rPr>
            </w:pPr>
            <w:r w:rsidRPr="00C50DD1">
              <w:rPr>
                <w:rFonts w:cs="Times New Roman"/>
                <w:szCs w:val="24"/>
              </w:rPr>
              <w:t>03/05/2018</w:t>
            </w:r>
          </w:p>
        </w:tc>
      </w:tr>
      <w:tr w:rsidR="000311AA" w:rsidRPr="00C50DD1" w:rsidTr="000A1443">
        <w:tc>
          <w:tcPr>
            <w:tcW w:w="817" w:type="dxa"/>
          </w:tcPr>
          <w:p w:rsidR="000311AA" w:rsidRPr="00C50DD1" w:rsidRDefault="000311AA" w:rsidP="00144577">
            <w:pPr>
              <w:spacing w:line="240" w:lineRule="auto"/>
              <w:rPr>
                <w:rFonts w:cs="Times New Roman"/>
                <w:b/>
                <w:szCs w:val="24"/>
              </w:rPr>
            </w:pPr>
            <w:r w:rsidRPr="00C50DD1">
              <w:rPr>
                <w:rFonts w:cs="Times New Roman"/>
                <w:b/>
                <w:szCs w:val="24"/>
              </w:rPr>
              <w:lastRenderedPageBreak/>
              <w:t>5.4</w:t>
            </w:r>
          </w:p>
        </w:tc>
        <w:tc>
          <w:tcPr>
            <w:tcW w:w="4961" w:type="dxa"/>
          </w:tcPr>
          <w:p w:rsidR="000311AA" w:rsidRPr="00C50DD1" w:rsidRDefault="000311AA" w:rsidP="00144577">
            <w:pPr>
              <w:spacing w:line="240" w:lineRule="auto"/>
              <w:rPr>
                <w:rFonts w:cs="Times New Roman"/>
                <w:szCs w:val="24"/>
              </w:rPr>
            </w:pPr>
            <w:r w:rsidRPr="00C50DD1">
              <w:rPr>
                <w:rFonts w:cs="Times New Roman"/>
                <w:szCs w:val="24"/>
              </w:rPr>
              <w:t>Planear la siguiente iteración</w:t>
            </w:r>
          </w:p>
        </w:tc>
        <w:tc>
          <w:tcPr>
            <w:tcW w:w="1418" w:type="dxa"/>
          </w:tcPr>
          <w:p w:rsidR="000311AA" w:rsidRPr="00C50DD1" w:rsidRDefault="000311AA" w:rsidP="00144577">
            <w:pPr>
              <w:spacing w:line="240" w:lineRule="auto"/>
              <w:rPr>
                <w:rFonts w:cs="Times New Roman"/>
                <w:szCs w:val="24"/>
              </w:rPr>
            </w:pPr>
            <w:r w:rsidRPr="00C50DD1">
              <w:rPr>
                <w:rFonts w:cs="Times New Roman"/>
                <w:szCs w:val="24"/>
              </w:rPr>
              <w:t>03/05/2018</w:t>
            </w:r>
          </w:p>
        </w:tc>
        <w:tc>
          <w:tcPr>
            <w:tcW w:w="1448" w:type="dxa"/>
          </w:tcPr>
          <w:p w:rsidR="000311AA" w:rsidRPr="00C50DD1" w:rsidRDefault="000311AA" w:rsidP="00144577">
            <w:pPr>
              <w:spacing w:line="240" w:lineRule="auto"/>
              <w:rPr>
                <w:rFonts w:cs="Times New Roman"/>
                <w:szCs w:val="24"/>
              </w:rPr>
            </w:pPr>
            <w:r w:rsidRPr="00C50DD1">
              <w:rPr>
                <w:rFonts w:cs="Times New Roman"/>
                <w:szCs w:val="24"/>
              </w:rPr>
              <w:t>04/05/2018</w:t>
            </w:r>
          </w:p>
        </w:tc>
      </w:tr>
      <w:tr w:rsidR="000311AA" w:rsidRPr="00C50DD1" w:rsidTr="000A1443">
        <w:tc>
          <w:tcPr>
            <w:tcW w:w="817" w:type="dxa"/>
          </w:tcPr>
          <w:p w:rsidR="000311AA" w:rsidRPr="00C50DD1" w:rsidRDefault="000311AA" w:rsidP="00144577">
            <w:pPr>
              <w:spacing w:line="240" w:lineRule="auto"/>
              <w:rPr>
                <w:rFonts w:cs="Times New Roman"/>
                <w:b/>
                <w:szCs w:val="24"/>
              </w:rPr>
            </w:pPr>
            <w:r w:rsidRPr="00C50DD1">
              <w:rPr>
                <w:rFonts w:cs="Times New Roman"/>
                <w:b/>
                <w:szCs w:val="24"/>
              </w:rPr>
              <w:t>6</w:t>
            </w:r>
          </w:p>
        </w:tc>
        <w:tc>
          <w:tcPr>
            <w:tcW w:w="4961" w:type="dxa"/>
          </w:tcPr>
          <w:p w:rsidR="000311AA" w:rsidRPr="00C50DD1" w:rsidRDefault="000311AA" w:rsidP="00144577">
            <w:pPr>
              <w:spacing w:line="240" w:lineRule="auto"/>
              <w:rPr>
                <w:rFonts w:cs="Times New Roman"/>
                <w:b/>
                <w:szCs w:val="24"/>
              </w:rPr>
            </w:pPr>
            <w:r w:rsidRPr="00C50DD1">
              <w:rPr>
                <w:rFonts w:cs="Times New Roman"/>
                <w:b/>
                <w:szCs w:val="24"/>
              </w:rPr>
              <w:t>Desarrollo de subsistema para administrar materiales bibliográficos</w:t>
            </w:r>
          </w:p>
        </w:tc>
        <w:tc>
          <w:tcPr>
            <w:tcW w:w="1418" w:type="dxa"/>
          </w:tcPr>
          <w:p w:rsidR="000311AA" w:rsidRPr="00C50DD1" w:rsidRDefault="000311AA" w:rsidP="00144577">
            <w:pPr>
              <w:spacing w:line="240" w:lineRule="auto"/>
              <w:rPr>
                <w:rFonts w:cs="Times New Roman"/>
                <w:b/>
                <w:szCs w:val="24"/>
              </w:rPr>
            </w:pPr>
          </w:p>
        </w:tc>
        <w:tc>
          <w:tcPr>
            <w:tcW w:w="1448" w:type="dxa"/>
          </w:tcPr>
          <w:p w:rsidR="000311AA" w:rsidRPr="00C50DD1" w:rsidRDefault="000311AA" w:rsidP="00144577">
            <w:pPr>
              <w:spacing w:line="240" w:lineRule="auto"/>
              <w:rPr>
                <w:rFonts w:cs="Times New Roman"/>
                <w:b/>
                <w:szCs w:val="24"/>
              </w:rPr>
            </w:pPr>
          </w:p>
        </w:tc>
      </w:tr>
      <w:tr w:rsidR="000311AA" w:rsidRPr="00C50DD1" w:rsidTr="000A1443">
        <w:tc>
          <w:tcPr>
            <w:tcW w:w="817" w:type="dxa"/>
          </w:tcPr>
          <w:p w:rsidR="000311AA" w:rsidRPr="00C50DD1" w:rsidRDefault="000311AA" w:rsidP="00144577">
            <w:pPr>
              <w:spacing w:line="240" w:lineRule="auto"/>
              <w:rPr>
                <w:rFonts w:cs="Times New Roman"/>
                <w:b/>
                <w:szCs w:val="24"/>
              </w:rPr>
            </w:pPr>
            <w:r w:rsidRPr="00C50DD1">
              <w:rPr>
                <w:rFonts w:cs="Times New Roman"/>
                <w:b/>
                <w:szCs w:val="24"/>
              </w:rPr>
              <w:t>6.1</w:t>
            </w:r>
          </w:p>
        </w:tc>
        <w:tc>
          <w:tcPr>
            <w:tcW w:w="4961" w:type="dxa"/>
          </w:tcPr>
          <w:p w:rsidR="000311AA" w:rsidRPr="00C50DD1" w:rsidRDefault="000311AA" w:rsidP="00144577">
            <w:pPr>
              <w:spacing w:line="240" w:lineRule="auto"/>
              <w:rPr>
                <w:rFonts w:cs="Times New Roman"/>
                <w:szCs w:val="24"/>
              </w:rPr>
            </w:pPr>
            <w:r w:rsidRPr="00C50DD1">
              <w:rPr>
                <w:rFonts w:cs="Times New Roman"/>
                <w:szCs w:val="24"/>
              </w:rPr>
              <w:t>Concebir un nuevo proyecto</w:t>
            </w:r>
          </w:p>
        </w:tc>
        <w:tc>
          <w:tcPr>
            <w:tcW w:w="1418" w:type="dxa"/>
          </w:tcPr>
          <w:p w:rsidR="000311AA" w:rsidRPr="00C50DD1" w:rsidRDefault="000311AA" w:rsidP="00144577">
            <w:pPr>
              <w:spacing w:line="240" w:lineRule="auto"/>
              <w:rPr>
                <w:rFonts w:cs="Times New Roman"/>
                <w:szCs w:val="24"/>
              </w:rPr>
            </w:pPr>
            <w:r w:rsidRPr="00C50DD1">
              <w:rPr>
                <w:rFonts w:cs="Times New Roman"/>
                <w:szCs w:val="24"/>
              </w:rPr>
              <w:t>29/05/2018</w:t>
            </w:r>
          </w:p>
        </w:tc>
        <w:tc>
          <w:tcPr>
            <w:tcW w:w="1448" w:type="dxa"/>
          </w:tcPr>
          <w:p w:rsidR="000311AA" w:rsidRPr="00C50DD1" w:rsidRDefault="000311AA" w:rsidP="00144577">
            <w:pPr>
              <w:spacing w:line="240" w:lineRule="auto"/>
              <w:rPr>
                <w:rFonts w:cs="Times New Roman"/>
                <w:szCs w:val="24"/>
              </w:rPr>
            </w:pPr>
            <w:r w:rsidRPr="00C50DD1">
              <w:rPr>
                <w:rFonts w:cs="Times New Roman"/>
                <w:szCs w:val="24"/>
              </w:rPr>
              <w:t>30/05/2018</w:t>
            </w:r>
          </w:p>
        </w:tc>
      </w:tr>
      <w:tr w:rsidR="000311AA" w:rsidRPr="00C50DD1" w:rsidTr="000A1443">
        <w:tc>
          <w:tcPr>
            <w:tcW w:w="817" w:type="dxa"/>
          </w:tcPr>
          <w:p w:rsidR="000311AA" w:rsidRPr="00C50DD1" w:rsidRDefault="000311AA" w:rsidP="00144577">
            <w:pPr>
              <w:spacing w:line="240" w:lineRule="auto"/>
              <w:rPr>
                <w:rFonts w:cs="Times New Roman"/>
                <w:b/>
                <w:szCs w:val="24"/>
              </w:rPr>
            </w:pPr>
            <w:r w:rsidRPr="00C50DD1">
              <w:rPr>
                <w:rFonts w:cs="Times New Roman"/>
                <w:b/>
                <w:szCs w:val="24"/>
              </w:rPr>
              <w:t>6.2</w:t>
            </w:r>
          </w:p>
        </w:tc>
        <w:tc>
          <w:tcPr>
            <w:tcW w:w="4961" w:type="dxa"/>
          </w:tcPr>
          <w:p w:rsidR="000311AA" w:rsidRPr="00C50DD1" w:rsidRDefault="000311AA" w:rsidP="00144577">
            <w:pPr>
              <w:spacing w:line="240" w:lineRule="auto"/>
              <w:rPr>
                <w:rFonts w:cs="Times New Roman"/>
                <w:szCs w:val="24"/>
              </w:rPr>
            </w:pPr>
            <w:r w:rsidRPr="00C50DD1">
              <w:rPr>
                <w:rFonts w:cs="Times New Roman"/>
                <w:szCs w:val="24"/>
              </w:rPr>
              <w:t>Preparar mockups</w:t>
            </w:r>
          </w:p>
        </w:tc>
        <w:tc>
          <w:tcPr>
            <w:tcW w:w="1418" w:type="dxa"/>
          </w:tcPr>
          <w:p w:rsidR="000311AA" w:rsidRPr="00C50DD1" w:rsidRDefault="000311AA" w:rsidP="00144577">
            <w:pPr>
              <w:spacing w:line="240" w:lineRule="auto"/>
              <w:rPr>
                <w:rFonts w:cs="Times New Roman"/>
                <w:szCs w:val="24"/>
              </w:rPr>
            </w:pPr>
            <w:r w:rsidRPr="00C50DD1">
              <w:rPr>
                <w:rFonts w:cs="Times New Roman"/>
                <w:szCs w:val="24"/>
              </w:rPr>
              <w:t>30/05/2018</w:t>
            </w:r>
          </w:p>
        </w:tc>
        <w:tc>
          <w:tcPr>
            <w:tcW w:w="1448" w:type="dxa"/>
          </w:tcPr>
          <w:p w:rsidR="000311AA" w:rsidRPr="00C50DD1" w:rsidRDefault="000311AA" w:rsidP="00144577">
            <w:pPr>
              <w:spacing w:line="240" w:lineRule="auto"/>
              <w:rPr>
                <w:rFonts w:cs="Times New Roman"/>
                <w:szCs w:val="24"/>
              </w:rPr>
            </w:pPr>
            <w:r w:rsidRPr="00C50DD1">
              <w:rPr>
                <w:rFonts w:cs="Times New Roman"/>
                <w:szCs w:val="24"/>
              </w:rPr>
              <w:t>03/05/2018</w:t>
            </w:r>
          </w:p>
        </w:tc>
      </w:tr>
      <w:tr w:rsidR="000311AA" w:rsidRPr="00C50DD1" w:rsidTr="000A1443">
        <w:tc>
          <w:tcPr>
            <w:tcW w:w="817" w:type="dxa"/>
          </w:tcPr>
          <w:p w:rsidR="000311AA" w:rsidRPr="00C50DD1" w:rsidRDefault="000311AA" w:rsidP="00144577">
            <w:pPr>
              <w:spacing w:line="240" w:lineRule="auto"/>
              <w:rPr>
                <w:rFonts w:cs="Times New Roman"/>
                <w:b/>
                <w:szCs w:val="24"/>
              </w:rPr>
            </w:pPr>
            <w:r w:rsidRPr="00C50DD1">
              <w:rPr>
                <w:rFonts w:cs="Times New Roman"/>
                <w:b/>
                <w:szCs w:val="24"/>
              </w:rPr>
              <w:t>6.3</w:t>
            </w:r>
          </w:p>
        </w:tc>
        <w:tc>
          <w:tcPr>
            <w:tcW w:w="4961" w:type="dxa"/>
          </w:tcPr>
          <w:p w:rsidR="000311AA" w:rsidRPr="00C50DD1" w:rsidRDefault="000311AA" w:rsidP="00144577">
            <w:pPr>
              <w:spacing w:line="240" w:lineRule="auto"/>
              <w:rPr>
                <w:rFonts w:cs="Times New Roman"/>
                <w:szCs w:val="24"/>
              </w:rPr>
            </w:pPr>
            <w:r w:rsidRPr="00C50DD1">
              <w:rPr>
                <w:rFonts w:cs="Times New Roman"/>
                <w:szCs w:val="24"/>
              </w:rPr>
              <w:t>Desarrollar especificaciones</w:t>
            </w:r>
          </w:p>
        </w:tc>
        <w:tc>
          <w:tcPr>
            <w:tcW w:w="1418" w:type="dxa"/>
          </w:tcPr>
          <w:p w:rsidR="000311AA" w:rsidRPr="00C50DD1" w:rsidRDefault="000311AA" w:rsidP="00144577">
            <w:pPr>
              <w:spacing w:line="240" w:lineRule="auto"/>
              <w:rPr>
                <w:rFonts w:cs="Times New Roman"/>
                <w:szCs w:val="24"/>
              </w:rPr>
            </w:pPr>
            <w:r w:rsidRPr="00C50DD1">
              <w:rPr>
                <w:rFonts w:cs="Times New Roman"/>
                <w:szCs w:val="24"/>
              </w:rPr>
              <w:t>03/05/2018</w:t>
            </w:r>
          </w:p>
        </w:tc>
        <w:tc>
          <w:tcPr>
            <w:tcW w:w="1448" w:type="dxa"/>
          </w:tcPr>
          <w:p w:rsidR="000311AA" w:rsidRPr="00C50DD1" w:rsidRDefault="000311AA" w:rsidP="00144577">
            <w:pPr>
              <w:spacing w:line="240" w:lineRule="auto"/>
              <w:rPr>
                <w:rFonts w:cs="Times New Roman"/>
                <w:szCs w:val="24"/>
              </w:rPr>
            </w:pPr>
            <w:r w:rsidRPr="00C50DD1">
              <w:rPr>
                <w:rFonts w:cs="Times New Roman"/>
                <w:szCs w:val="24"/>
              </w:rPr>
              <w:t>18/05/2018</w:t>
            </w:r>
          </w:p>
        </w:tc>
      </w:tr>
      <w:tr w:rsidR="000311AA" w:rsidRPr="00C50DD1" w:rsidTr="000A1443">
        <w:tc>
          <w:tcPr>
            <w:tcW w:w="817" w:type="dxa"/>
          </w:tcPr>
          <w:p w:rsidR="000311AA" w:rsidRPr="00C50DD1" w:rsidRDefault="000311AA" w:rsidP="00144577">
            <w:pPr>
              <w:spacing w:line="240" w:lineRule="auto"/>
              <w:rPr>
                <w:rFonts w:cs="Times New Roman"/>
                <w:b/>
                <w:szCs w:val="24"/>
              </w:rPr>
            </w:pPr>
            <w:r w:rsidRPr="00C50DD1">
              <w:rPr>
                <w:rFonts w:cs="Times New Roman"/>
                <w:b/>
                <w:szCs w:val="24"/>
              </w:rPr>
              <w:t>6.4</w:t>
            </w:r>
          </w:p>
        </w:tc>
        <w:tc>
          <w:tcPr>
            <w:tcW w:w="4961" w:type="dxa"/>
          </w:tcPr>
          <w:p w:rsidR="000311AA" w:rsidRPr="00C50DD1" w:rsidRDefault="000311AA" w:rsidP="00144577">
            <w:pPr>
              <w:spacing w:line="240" w:lineRule="auto"/>
              <w:rPr>
                <w:rFonts w:cs="Times New Roman"/>
                <w:szCs w:val="24"/>
              </w:rPr>
            </w:pPr>
            <w:r w:rsidRPr="00C50DD1">
              <w:rPr>
                <w:rFonts w:cs="Times New Roman"/>
                <w:szCs w:val="24"/>
              </w:rPr>
              <w:t>Corregir errores</w:t>
            </w:r>
          </w:p>
        </w:tc>
        <w:tc>
          <w:tcPr>
            <w:tcW w:w="1418" w:type="dxa"/>
          </w:tcPr>
          <w:p w:rsidR="000311AA" w:rsidRPr="00C50DD1" w:rsidRDefault="000311AA" w:rsidP="00144577">
            <w:pPr>
              <w:spacing w:line="240" w:lineRule="auto"/>
              <w:rPr>
                <w:rFonts w:cs="Times New Roman"/>
                <w:szCs w:val="24"/>
              </w:rPr>
            </w:pPr>
            <w:r w:rsidRPr="00C50DD1">
              <w:rPr>
                <w:rFonts w:cs="Times New Roman"/>
                <w:szCs w:val="24"/>
              </w:rPr>
              <w:t>20/05/2018</w:t>
            </w:r>
          </w:p>
        </w:tc>
        <w:tc>
          <w:tcPr>
            <w:tcW w:w="1448" w:type="dxa"/>
          </w:tcPr>
          <w:p w:rsidR="000311AA" w:rsidRPr="00C50DD1" w:rsidRDefault="000311AA" w:rsidP="00144577">
            <w:pPr>
              <w:spacing w:line="240" w:lineRule="auto"/>
              <w:rPr>
                <w:rFonts w:cs="Times New Roman"/>
                <w:szCs w:val="24"/>
              </w:rPr>
            </w:pPr>
            <w:r w:rsidRPr="00C50DD1">
              <w:rPr>
                <w:rFonts w:cs="Times New Roman"/>
                <w:szCs w:val="24"/>
              </w:rPr>
              <w:t>23/05/2018</w:t>
            </w:r>
          </w:p>
        </w:tc>
      </w:tr>
      <w:tr w:rsidR="000311AA" w:rsidRPr="00C50DD1" w:rsidTr="000A1443">
        <w:tc>
          <w:tcPr>
            <w:tcW w:w="817" w:type="dxa"/>
          </w:tcPr>
          <w:p w:rsidR="000311AA" w:rsidRPr="00C50DD1" w:rsidRDefault="000311AA" w:rsidP="00144577">
            <w:pPr>
              <w:spacing w:line="240" w:lineRule="auto"/>
              <w:rPr>
                <w:rFonts w:cs="Times New Roman"/>
                <w:b/>
                <w:szCs w:val="24"/>
              </w:rPr>
            </w:pPr>
            <w:r w:rsidRPr="00C50DD1">
              <w:rPr>
                <w:rFonts w:cs="Times New Roman"/>
                <w:b/>
                <w:szCs w:val="24"/>
              </w:rPr>
              <w:t>6.5</w:t>
            </w:r>
          </w:p>
        </w:tc>
        <w:tc>
          <w:tcPr>
            <w:tcW w:w="4961" w:type="dxa"/>
          </w:tcPr>
          <w:p w:rsidR="000311AA" w:rsidRPr="00C50DD1" w:rsidRDefault="000311AA" w:rsidP="00144577">
            <w:pPr>
              <w:spacing w:line="240" w:lineRule="auto"/>
              <w:rPr>
                <w:rFonts w:cs="Times New Roman"/>
                <w:szCs w:val="24"/>
              </w:rPr>
            </w:pPr>
            <w:r w:rsidRPr="00C50DD1">
              <w:rPr>
                <w:rFonts w:cs="Times New Roman"/>
                <w:szCs w:val="24"/>
              </w:rPr>
              <w:t>Planear la siguiente iteración</w:t>
            </w:r>
          </w:p>
        </w:tc>
        <w:tc>
          <w:tcPr>
            <w:tcW w:w="1418" w:type="dxa"/>
          </w:tcPr>
          <w:p w:rsidR="000311AA" w:rsidRPr="00C50DD1" w:rsidRDefault="000311AA" w:rsidP="00144577">
            <w:pPr>
              <w:spacing w:line="240" w:lineRule="auto"/>
              <w:rPr>
                <w:rFonts w:cs="Times New Roman"/>
                <w:szCs w:val="24"/>
              </w:rPr>
            </w:pPr>
            <w:r w:rsidRPr="00C50DD1">
              <w:rPr>
                <w:rFonts w:cs="Times New Roman"/>
                <w:szCs w:val="24"/>
              </w:rPr>
              <w:t>23/05/2018</w:t>
            </w:r>
          </w:p>
        </w:tc>
        <w:tc>
          <w:tcPr>
            <w:tcW w:w="1448" w:type="dxa"/>
          </w:tcPr>
          <w:p w:rsidR="000311AA" w:rsidRPr="00C50DD1" w:rsidRDefault="000311AA" w:rsidP="00144577">
            <w:pPr>
              <w:spacing w:line="240" w:lineRule="auto"/>
              <w:rPr>
                <w:rFonts w:cs="Times New Roman"/>
                <w:szCs w:val="24"/>
              </w:rPr>
            </w:pPr>
            <w:r w:rsidRPr="00C50DD1">
              <w:rPr>
                <w:rFonts w:cs="Times New Roman"/>
                <w:szCs w:val="24"/>
              </w:rPr>
              <w:t>25/05/2018</w:t>
            </w:r>
          </w:p>
        </w:tc>
      </w:tr>
      <w:tr w:rsidR="000311AA" w:rsidRPr="00C50DD1" w:rsidTr="000A1443">
        <w:tc>
          <w:tcPr>
            <w:tcW w:w="817" w:type="dxa"/>
          </w:tcPr>
          <w:p w:rsidR="000311AA" w:rsidRPr="00C50DD1" w:rsidRDefault="000311AA" w:rsidP="00144577">
            <w:pPr>
              <w:spacing w:line="240" w:lineRule="auto"/>
              <w:rPr>
                <w:rFonts w:cs="Times New Roman"/>
                <w:b/>
                <w:szCs w:val="24"/>
              </w:rPr>
            </w:pPr>
            <w:r w:rsidRPr="00C50DD1">
              <w:rPr>
                <w:rFonts w:cs="Times New Roman"/>
                <w:b/>
                <w:szCs w:val="24"/>
              </w:rPr>
              <w:t>7</w:t>
            </w:r>
          </w:p>
        </w:tc>
        <w:tc>
          <w:tcPr>
            <w:tcW w:w="4961" w:type="dxa"/>
          </w:tcPr>
          <w:p w:rsidR="000311AA" w:rsidRPr="00C50DD1" w:rsidRDefault="000311AA" w:rsidP="00144577">
            <w:pPr>
              <w:spacing w:line="240" w:lineRule="auto"/>
              <w:rPr>
                <w:rFonts w:cs="Times New Roman"/>
                <w:b/>
                <w:szCs w:val="24"/>
              </w:rPr>
            </w:pPr>
            <w:r w:rsidRPr="00C50DD1">
              <w:rPr>
                <w:rFonts w:cs="Times New Roman"/>
                <w:b/>
                <w:szCs w:val="24"/>
              </w:rPr>
              <w:t>Desarrollo de subsistema de búsqueda</w:t>
            </w:r>
          </w:p>
        </w:tc>
        <w:tc>
          <w:tcPr>
            <w:tcW w:w="1418" w:type="dxa"/>
          </w:tcPr>
          <w:p w:rsidR="000311AA" w:rsidRPr="00C50DD1" w:rsidRDefault="000311AA" w:rsidP="00144577">
            <w:pPr>
              <w:spacing w:line="240" w:lineRule="auto"/>
              <w:rPr>
                <w:rFonts w:cs="Times New Roman"/>
                <w:b/>
                <w:szCs w:val="24"/>
              </w:rPr>
            </w:pPr>
          </w:p>
        </w:tc>
        <w:tc>
          <w:tcPr>
            <w:tcW w:w="1448" w:type="dxa"/>
          </w:tcPr>
          <w:p w:rsidR="000311AA" w:rsidRPr="00C50DD1" w:rsidRDefault="000311AA" w:rsidP="00144577">
            <w:pPr>
              <w:spacing w:line="240" w:lineRule="auto"/>
              <w:rPr>
                <w:rFonts w:cs="Times New Roman"/>
                <w:b/>
                <w:szCs w:val="24"/>
              </w:rPr>
            </w:pPr>
          </w:p>
        </w:tc>
      </w:tr>
      <w:tr w:rsidR="000311AA" w:rsidRPr="00C50DD1" w:rsidTr="000A1443">
        <w:tc>
          <w:tcPr>
            <w:tcW w:w="817" w:type="dxa"/>
          </w:tcPr>
          <w:p w:rsidR="000311AA" w:rsidRPr="00C50DD1" w:rsidRDefault="000311AA" w:rsidP="00144577">
            <w:pPr>
              <w:spacing w:line="240" w:lineRule="auto"/>
              <w:rPr>
                <w:rFonts w:cs="Times New Roman"/>
                <w:b/>
                <w:szCs w:val="24"/>
              </w:rPr>
            </w:pPr>
            <w:r w:rsidRPr="00C50DD1">
              <w:rPr>
                <w:rFonts w:cs="Times New Roman"/>
                <w:b/>
                <w:szCs w:val="24"/>
              </w:rPr>
              <w:t>7.1</w:t>
            </w:r>
          </w:p>
        </w:tc>
        <w:tc>
          <w:tcPr>
            <w:tcW w:w="4961" w:type="dxa"/>
          </w:tcPr>
          <w:p w:rsidR="000311AA" w:rsidRPr="00C50DD1" w:rsidRDefault="000311AA" w:rsidP="00144577">
            <w:pPr>
              <w:spacing w:line="240" w:lineRule="auto"/>
              <w:rPr>
                <w:rFonts w:cs="Times New Roman"/>
                <w:szCs w:val="24"/>
              </w:rPr>
            </w:pPr>
            <w:r w:rsidRPr="00C50DD1">
              <w:rPr>
                <w:rFonts w:cs="Times New Roman"/>
                <w:szCs w:val="24"/>
              </w:rPr>
              <w:t>Concebir un nuevo proyecto</w:t>
            </w:r>
          </w:p>
        </w:tc>
        <w:tc>
          <w:tcPr>
            <w:tcW w:w="1418" w:type="dxa"/>
          </w:tcPr>
          <w:p w:rsidR="000311AA" w:rsidRPr="00C50DD1" w:rsidRDefault="000311AA" w:rsidP="00144577">
            <w:pPr>
              <w:spacing w:line="240" w:lineRule="auto"/>
              <w:rPr>
                <w:rFonts w:cs="Times New Roman"/>
                <w:szCs w:val="24"/>
              </w:rPr>
            </w:pPr>
            <w:r w:rsidRPr="00C50DD1">
              <w:rPr>
                <w:rFonts w:cs="Times New Roman"/>
                <w:szCs w:val="24"/>
              </w:rPr>
              <w:t>27/05/2018</w:t>
            </w:r>
          </w:p>
        </w:tc>
        <w:tc>
          <w:tcPr>
            <w:tcW w:w="1448" w:type="dxa"/>
          </w:tcPr>
          <w:p w:rsidR="000311AA" w:rsidRPr="00C50DD1" w:rsidRDefault="000311AA" w:rsidP="00144577">
            <w:pPr>
              <w:spacing w:line="240" w:lineRule="auto"/>
              <w:rPr>
                <w:rFonts w:cs="Times New Roman"/>
                <w:szCs w:val="24"/>
              </w:rPr>
            </w:pPr>
            <w:r w:rsidRPr="00C50DD1">
              <w:rPr>
                <w:rFonts w:cs="Times New Roman"/>
                <w:szCs w:val="24"/>
              </w:rPr>
              <w:t>28/05/2018</w:t>
            </w:r>
          </w:p>
        </w:tc>
      </w:tr>
      <w:tr w:rsidR="000311AA" w:rsidRPr="00C50DD1" w:rsidTr="000A1443">
        <w:tc>
          <w:tcPr>
            <w:tcW w:w="817" w:type="dxa"/>
          </w:tcPr>
          <w:p w:rsidR="000311AA" w:rsidRPr="00C50DD1" w:rsidRDefault="000311AA" w:rsidP="00144577">
            <w:pPr>
              <w:spacing w:line="240" w:lineRule="auto"/>
              <w:rPr>
                <w:rFonts w:cs="Times New Roman"/>
                <w:b/>
                <w:szCs w:val="24"/>
              </w:rPr>
            </w:pPr>
            <w:r w:rsidRPr="00C50DD1">
              <w:rPr>
                <w:rFonts w:cs="Times New Roman"/>
                <w:b/>
                <w:szCs w:val="24"/>
              </w:rPr>
              <w:t>7.2</w:t>
            </w:r>
          </w:p>
        </w:tc>
        <w:tc>
          <w:tcPr>
            <w:tcW w:w="4961" w:type="dxa"/>
          </w:tcPr>
          <w:p w:rsidR="000311AA" w:rsidRPr="00C50DD1" w:rsidRDefault="000311AA" w:rsidP="00144577">
            <w:pPr>
              <w:spacing w:line="240" w:lineRule="auto"/>
              <w:rPr>
                <w:rFonts w:cs="Times New Roman"/>
                <w:szCs w:val="24"/>
              </w:rPr>
            </w:pPr>
            <w:r w:rsidRPr="00C50DD1">
              <w:rPr>
                <w:rFonts w:cs="Times New Roman"/>
                <w:szCs w:val="24"/>
              </w:rPr>
              <w:t>Preparar mockups</w:t>
            </w:r>
          </w:p>
        </w:tc>
        <w:tc>
          <w:tcPr>
            <w:tcW w:w="1418" w:type="dxa"/>
          </w:tcPr>
          <w:p w:rsidR="000311AA" w:rsidRPr="00C50DD1" w:rsidRDefault="000311AA" w:rsidP="00144577">
            <w:pPr>
              <w:spacing w:line="240" w:lineRule="auto"/>
              <w:rPr>
                <w:rFonts w:cs="Times New Roman"/>
                <w:szCs w:val="24"/>
              </w:rPr>
            </w:pPr>
            <w:r w:rsidRPr="00C50DD1">
              <w:rPr>
                <w:rFonts w:cs="Times New Roman"/>
                <w:szCs w:val="24"/>
              </w:rPr>
              <w:t>28/05/2018</w:t>
            </w:r>
          </w:p>
        </w:tc>
        <w:tc>
          <w:tcPr>
            <w:tcW w:w="1448" w:type="dxa"/>
          </w:tcPr>
          <w:p w:rsidR="000311AA" w:rsidRPr="00C50DD1" w:rsidRDefault="000311AA" w:rsidP="00144577">
            <w:pPr>
              <w:spacing w:line="240" w:lineRule="auto"/>
              <w:rPr>
                <w:rFonts w:cs="Times New Roman"/>
                <w:szCs w:val="24"/>
              </w:rPr>
            </w:pPr>
            <w:r w:rsidRPr="00C50DD1">
              <w:rPr>
                <w:rFonts w:cs="Times New Roman"/>
                <w:szCs w:val="24"/>
              </w:rPr>
              <w:t>31/05/2018</w:t>
            </w:r>
          </w:p>
        </w:tc>
      </w:tr>
      <w:tr w:rsidR="000311AA" w:rsidRPr="00C50DD1" w:rsidTr="000A1443">
        <w:tc>
          <w:tcPr>
            <w:tcW w:w="817" w:type="dxa"/>
          </w:tcPr>
          <w:p w:rsidR="000311AA" w:rsidRPr="00C50DD1" w:rsidRDefault="000311AA" w:rsidP="00144577">
            <w:pPr>
              <w:spacing w:line="240" w:lineRule="auto"/>
              <w:rPr>
                <w:rFonts w:cs="Times New Roman"/>
                <w:b/>
                <w:szCs w:val="24"/>
              </w:rPr>
            </w:pPr>
            <w:r w:rsidRPr="00C50DD1">
              <w:rPr>
                <w:rFonts w:cs="Times New Roman"/>
                <w:b/>
                <w:szCs w:val="24"/>
              </w:rPr>
              <w:t>7.3</w:t>
            </w:r>
          </w:p>
        </w:tc>
        <w:tc>
          <w:tcPr>
            <w:tcW w:w="4961" w:type="dxa"/>
          </w:tcPr>
          <w:p w:rsidR="000311AA" w:rsidRPr="00C50DD1" w:rsidRDefault="000311AA" w:rsidP="00144577">
            <w:pPr>
              <w:spacing w:line="240" w:lineRule="auto"/>
              <w:rPr>
                <w:rFonts w:cs="Times New Roman"/>
                <w:szCs w:val="24"/>
              </w:rPr>
            </w:pPr>
            <w:r w:rsidRPr="00C50DD1">
              <w:rPr>
                <w:rFonts w:cs="Times New Roman"/>
                <w:szCs w:val="24"/>
              </w:rPr>
              <w:t>Desarrollar especificaciones</w:t>
            </w:r>
          </w:p>
        </w:tc>
        <w:tc>
          <w:tcPr>
            <w:tcW w:w="1418" w:type="dxa"/>
          </w:tcPr>
          <w:p w:rsidR="000311AA" w:rsidRPr="00C50DD1" w:rsidRDefault="000311AA" w:rsidP="00144577">
            <w:pPr>
              <w:spacing w:line="240" w:lineRule="auto"/>
              <w:rPr>
                <w:rFonts w:cs="Times New Roman"/>
                <w:szCs w:val="24"/>
              </w:rPr>
            </w:pPr>
            <w:r w:rsidRPr="00C50DD1">
              <w:rPr>
                <w:rFonts w:cs="Times New Roman"/>
                <w:szCs w:val="24"/>
              </w:rPr>
              <w:t>31/05/2018</w:t>
            </w:r>
          </w:p>
        </w:tc>
        <w:tc>
          <w:tcPr>
            <w:tcW w:w="1448" w:type="dxa"/>
          </w:tcPr>
          <w:p w:rsidR="000311AA" w:rsidRPr="00C50DD1" w:rsidRDefault="000311AA" w:rsidP="00144577">
            <w:pPr>
              <w:spacing w:line="240" w:lineRule="auto"/>
              <w:rPr>
                <w:rFonts w:cs="Times New Roman"/>
                <w:szCs w:val="24"/>
              </w:rPr>
            </w:pPr>
            <w:r w:rsidRPr="00C50DD1">
              <w:rPr>
                <w:rFonts w:cs="Times New Roman"/>
                <w:szCs w:val="24"/>
              </w:rPr>
              <w:t>15/06/2018</w:t>
            </w:r>
          </w:p>
        </w:tc>
      </w:tr>
      <w:tr w:rsidR="000311AA" w:rsidRPr="00C50DD1" w:rsidTr="000A1443">
        <w:tc>
          <w:tcPr>
            <w:tcW w:w="817" w:type="dxa"/>
          </w:tcPr>
          <w:p w:rsidR="000311AA" w:rsidRPr="00C50DD1" w:rsidRDefault="000311AA" w:rsidP="00144577">
            <w:pPr>
              <w:spacing w:line="240" w:lineRule="auto"/>
              <w:rPr>
                <w:rFonts w:cs="Times New Roman"/>
                <w:b/>
                <w:szCs w:val="24"/>
              </w:rPr>
            </w:pPr>
            <w:r w:rsidRPr="00C50DD1">
              <w:rPr>
                <w:rFonts w:cs="Times New Roman"/>
                <w:b/>
                <w:szCs w:val="24"/>
              </w:rPr>
              <w:t>7.4</w:t>
            </w:r>
          </w:p>
        </w:tc>
        <w:tc>
          <w:tcPr>
            <w:tcW w:w="4961" w:type="dxa"/>
          </w:tcPr>
          <w:p w:rsidR="000311AA" w:rsidRPr="00C50DD1" w:rsidRDefault="000311AA" w:rsidP="00144577">
            <w:pPr>
              <w:spacing w:line="240" w:lineRule="auto"/>
              <w:rPr>
                <w:rFonts w:cs="Times New Roman"/>
                <w:szCs w:val="24"/>
              </w:rPr>
            </w:pPr>
            <w:r w:rsidRPr="00C50DD1">
              <w:rPr>
                <w:rFonts w:cs="Times New Roman"/>
                <w:szCs w:val="24"/>
              </w:rPr>
              <w:t>Corregir errores</w:t>
            </w:r>
          </w:p>
        </w:tc>
        <w:tc>
          <w:tcPr>
            <w:tcW w:w="1418" w:type="dxa"/>
          </w:tcPr>
          <w:p w:rsidR="000311AA" w:rsidRPr="00C50DD1" w:rsidRDefault="000311AA" w:rsidP="00144577">
            <w:pPr>
              <w:spacing w:line="240" w:lineRule="auto"/>
              <w:rPr>
                <w:rFonts w:cs="Times New Roman"/>
                <w:szCs w:val="24"/>
              </w:rPr>
            </w:pPr>
            <w:r w:rsidRPr="00C50DD1">
              <w:rPr>
                <w:rFonts w:cs="Times New Roman"/>
                <w:szCs w:val="24"/>
              </w:rPr>
              <w:t>17/06/2018</w:t>
            </w:r>
          </w:p>
        </w:tc>
        <w:tc>
          <w:tcPr>
            <w:tcW w:w="1448" w:type="dxa"/>
          </w:tcPr>
          <w:p w:rsidR="000311AA" w:rsidRPr="00C50DD1" w:rsidRDefault="000311AA" w:rsidP="00144577">
            <w:pPr>
              <w:spacing w:line="240" w:lineRule="auto"/>
              <w:rPr>
                <w:rFonts w:cs="Times New Roman"/>
                <w:szCs w:val="24"/>
              </w:rPr>
            </w:pPr>
            <w:r w:rsidRPr="00C50DD1">
              <w:rPr>
                <w:rFonts w:cs="Times New Roman"/>
                <w:szCs w:val="24"/>
              </w:rPr>
              <w:t>20/06/2018</w:t>
            </w:r>
          </w:p>
        </w:tc>
      </w:tr>
    </w:tbl>
    <w:p w:rsidR="000311AA" w:rsidRPr="00C50DD1" w:rsidRDefault="000311AA" w:rsidP="00C50DD1">
      <w:pPr>
        <w:spacing w:after="0"/>
        <w:rPr>
          <w:rFonts w:cs="Times New Roman"/>
          <w:b/>
          <w:szCs w:val="24"/>
        </w:rPr>
      </w:pPr>
    </w:p>
    <w:p w:rsidR="000311AA" w:rsidRPr="00814F10" w:rsidRDefault="000311AA" w:rsidP="00814F10">
      <w:pPr>
        <w:pStyle w:val="Ttulo3"/>
      </w:pPr>
      <w:bookmarkStart w:id="278" w:name="_Toc510713255"/>
      <w:bookmarkStart w:id="279" w:name="_Toc510713440"/>
      <w:bookmarkStart w:id="280" w:name="_Toc513531530"/>
      <w:r w:rsidRPr="00814F10">
        <w:t xml:space="preserve">Desarrollo </w:t>
      </w:r>
      <w:bookmarkEnd w:id="278"/>
      <w:bookmarkEnd w:id="279"/>
      <w:r w:rsidR="00814F10" w:rsidRPr="00814F10">
        <w:t>del micro-servicio</w:t>
      </w:r>
      <w:r w:rsidR="00814F10">
        <w:t>s para administración de sistema y gestión de usuarios</w:t>
      </w:r>
      <w:bookmarkEnd w:id="280"/>
    </w:p>
    <w:p w:rsidR="000311AA" w:rsidRPr="00814F10" w:rsidRDefault="000311AA" w:rsidP="00814F10">
      <w:pPr>
        <w:pStyle w:val="Ttulo4"/>
      </w:pPr>
      <w:bookmarkStart w:id="281" w:name="_Toc510713256"/>
      <w:bookmarkStart w:id="282" w:name="_Toc510713441"/>
      <w:bookmarkStart w:id="283" w:name="_Toc513531531"/>
      <w:r w:rsidRPr="00814F10">
        <w:rPr>
          <w:rStyle w:val="Ttulo1Car"/>
          <w:b/>
          <w:bCs/>
        </w:rPr>
        <w:t>Desarrollo de micro-servicios para administrar usuarios y la autenticación</w:t>
      </w:r>
      <w:bookmarkEnd w:id="281"/>
      <w:bookmarkEnd w:id="282"/>
      <w:r w:rsidRPr="00814F10">
        <w:t xml:space="preserve"> del sistema</w:t>
      </w:r>
      <w:bookmarkEnd w:id="283"/>
    </w:p>
    <w:p w:rsidR="000311AA" w:rsidRDefault="000311AA" w:rsidP="007F5D7B">
      <w:pPr>
        <w:pStyle w:val="Ttulo5"/>
      </w:pPr>
      <w:bookmarkStart w:id="284" w:name="_Toc510713257"/>
      <w:bookmarkStart w:id="285" w:name="_Toc510713442"/>
      <w:r w:rsidRPr="00C50DD1">
        <w:t>Iteración 1: Gestión de registro de usuarios</w:t>
      </w:r>
      <w:bookmarkEnd w:id="284"/>
      <w:bookmarkEnd w:id="285"/>
    </w:p>
    <w:p w:rsidR="00CE71DD" w:rsidRDefault="00CE71DD" w:rsidP="00CE71DD"/>
    <w:p w:rsidR="00CE71DD" w:rsidRDefault="00CE71DD" w:rsidP="00CE71DD"/>
    <w:p w:rsidR="00CE71DD" w:rsidRDefault="00CE71DD" w:rsidP="00CE71DD"/>
    <w:p w:rsidR="00CE71DD" w:rsidRDefault="00CE71DD" w:rsidP="00CE71DD"/>
    <w:p w:rsidR="00CE71DD" w:rsidRDefault="00CE71DD" w:rsidP="00CE71DD"/>
    <w:p w:rsidR="00CE71DD" w:rsidRPr="00CE71DD" w:rsidRDefault="00CE71DD" w:rsidP="00CE71DD"/>
    <w:p w:rsidR="000311AA" w:rsidRPr="00C50DD1" w:rsidRDefault="000311AA" w:rsidP="007F5D7B">
      <w:pPr>
        <w:pStyle w:val="Ttulo5"/>
      </w:pPr>
      <w:bookmarkStart w:id="286" w:name="_Toc510713258"/>
      <w:bookmarkStart w:id="287" w:name="_Toc510713443"/>
      <w:r w:rsidRPr="00C50DD1">
        <w:lastRenderedPageBreak/>
        <w:t>Planificación y diseño</w:t>
      </w:r>
      <w:bookmarkEnd w:id="286"/>
      <w:bookmarkEnd w:id="287"/>
    </w:p>
    <w:p w:rsidR="000311AA" w:rsidRPr="00C50DD1" w:rsidRDefault="000311AA" w:rsidP="00450BDA">
      <w:pPr>
        <w:pStyle w:val="figura"/>
      </w:pPr>
      <w:bookmarkStart w:id="288" w:name="_Toc510713259"/>
      <w:bookmarkStart w:id="289" w:name="_Toc510713444"/>
      <w:r w:rsidRPr="00C50DD1">
        <w:t>Figura N° 3.15</w:t>
      </w:r>
      <w:bookmarkEnd w:id="288"/>
      <w:bookmarkEnd w:id="289"/>
    </w:p>
    <w:p w:rsidR="000311AA" w:rsidRPr="00C50DD1" w:rsidRDefault="000311AA" w:rsidP="00450BDA">
      <w:pPr>
        <w:pStyle w:val="figura"/>
        <w:rPr>
          <w:u w:val="single"/>
        </w:rPr>
      </w:pPr>
      <w:r w:rsidRPr="00C50DD1">
        <w:rPr>
          <w:noProof/>
          <w:lang w:eastAsia="es-ES"/>
        </w:rPr>
        <w:drawing>
          <wp:anchor distT="0" distB="0" distL="114300" distR="114300" simplePos="0" relativeHeight="251555840" behindDoc="1" locked="0" layoutInCell="1" allowOverlap="1" wp14:anchorId="4382AF5D" wp14:editId="078E56B5">
            <wp:simplePos x="0" y="0"/>
            <wp:positionH relativeFrom="column">
              <wp:posOffset>241935</wp:posOffset>
            </wp:positionH>
            <wp:positionV relativeFrom="paragraph">
              <wp:posOffset>175895</wp:posOffset>
            </wp:positionV>
            <wp:extent cx="5401945" cy="1750695"/>
            <wp:effectExtent l="19050" t="0" r="8255" b="0"/>
            <wp:wrapNone/>
            <wp:docPr id="2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5401945" cy="1750695"/>
                    </a:xfrm>
                    <a:prstGeom prst="rect">
                      <a:avLst/>
                    </a:prstGeom>
                    <a:noFill/>
                    <a:ln w="9525">
                      <a:noFill/>
                      <a:miter lim="800000"/>
                      <a:headEnd/>
                      <a:tailEnd/>
                    </a:ln>
                  </pic:spPr>
                </pic:pic>
              </a:graphicData>
            </a:graphic>
          </wp:anchor>
        </w:drawing>
      </w:r>
      <w:r w:rsidRPr="00C50DD1">
        <w:t>Blueprint: Servicios de gestión de usuarios</w:t>
      </w: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A5430F" w:rsidRDefault="000311AA" w:rsidP="00CE71DD">
      <w:pPr>
        <w:rPr>
          <w:rFonts w:cs="Times New Roman"/>
          <w:b/>
          <w:szCs w:val="24"/>
        </w:rPr>
      </w:pPr>
      <w:bookmarkStart w:id="290" w:name="_Toc510713260"/>
      <w:bookmarkStart w:id="291" w:name="_Toc510713445"/>
      <w:r w:rsidRPr="00C50DD1">
        <w:rPr>
          <w:b/>
        </w:rPr>
        <w:t xml:space="preserve">Fuente. </w:t>
      </w:r>
      <w:r w:rsidRPr="00C50DD1">
        <w:t>[Elaboración propia]</w:t>
      </w:r>
      <w:bookmarkEnd w:id="290"/>
      <w:bookmarkEnd w:id="291"/>
    </w:p>
    <w:p w:rsidR="000311AA" w:rsidRPr="00C50DD1" w:rsidRDefault="000311AA" w:rsidP="00450BDA">
      <w:pPr>
        <w:pStyle w:val="figura"/>
      </w:pPr>
      <w:bookmarkStart w:id="292" w:name="_Toc510713261"/>
      <w:bookmarkStart w:id="293" w:name="_Toc510713446"/>
      <w:r w:rsidRPr="00C50DD1">
        <w:t>Figura N° 3.16</w:t>
      </w:r>
      <w:bookmarkEnd w:id="292"/>
      <w:bookmarkEnd w:id="293"/>
    </w:p>
    <w:p w:rsidR="000311AA" w:rsidRPr="00C50DD1" w:rsidRDefault="000311AA" w:rsidP="00450BDA">
      <w:pPr>
        <w:pStyle w:val="figura"/>
      </w:pPr>
      <w:r w:rsidRPr="00C50DD1">
        <w:t>Casos de uso: Gestionar usuarios</w:t>
      </w:r>
    </w:p>
    <w:p w:rsidR="000311AA" w:rsidRPr="00C50DD1" w:rsidRDefault="000311AA" w:rsidP="00C50DD1">
      <w:pPr>
        <w:spacing w:after="0"/>
        <w:rPr>
          <w:rFonts w:cs="Times New Roman"/>
          <w:b/>
          <w:szCs w:val="24"/>
        </w:rPr>
      </w:pPr>
      <w:r w:rsidRPr="00C50DD1">
        <w:rPr>
          <w:rFonts w:cs="Times New Roman"/>
          <w:b/>
          <w:noProof/>
          <w:szCs w:val="24"/>
          <w:lang w:eastAsia="es-ES"/>
        </w:rPr>
        <w:drawing>
          <wp:anchor distT="0" distB="0" distL="114300" distR="114300" simplePos="0" relativeHeight="251503616" behindDoc="1" locked="0" layoutInCell="1" allowOverlap="1" wp14:anchorId="7AA12203" wp14:editId="12A2B924">
            <wp:simplePos x="0" y="0"/>
            <wp:positionH relativeFrom="column">
              <wp:posOffset>48885</wp:posOffset>
            </wp:positionH>
            <wp:positionV relativeFrom="paragraph">
              <wp:posOffset>20216</wp:posOffset>
            </wp:positionV>
            <wp:extent cx="5401310" cy="3715385"/>
            <wp:effectExtent l="19050" t="0" r="8890" b="0"/>
            <wp:wrapNone/>
            <wp:docPr id="3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srcRect/>
                    <a:stretch>
                      <a:fillRect/>
                    </a:stretch>
                  </pic:blipFill>
                  <pic:spPr bwMode="auto">
                    <a:xfrm>
                      <a:off x="0" y="0"/>
                      <a:ext cx="5401310" cy="3715385"/>
                    </a:xfrm>
                    <a:prstGeom prst="rect">
                      <a:avLst/>
                    </a:prstGeom>
                    <a:noFill/>
                    <a:ln w="9525">
                      <a:noFill/>
                      <a:miter lim="800000"/>
                      <a:headEnd/>
                      <a:tailEnd/>
                    </a:ln>
                  </pic:spPr>
                </pic:pic>
              </a:graphicData>
            </a:graphic>
          </wp:anchor>
        </w:drawing>
      </w: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CE71DD" w:rsidRDefault="00CE71DD" w:rsidP="00450BDA">
      <w:pPr>
        <w:rPr>
          <w:b/>
        </w:rPr>
      </w:pPr>
    </w:p>
    <w:p w:rsidR="000311AA" w:rsidRPr="00C50DD1" w:rsidRDefault="000311AA" w:rsidP="00450BDA">
      <w:r w:rsidRPr="00C50DD1">
        <w:rPr>
          <w:b/>
        </w:rPr>
        <w:t xml:space="preserve">Fuente. </w:t>
      </w:r>
      <w:r w:rsidRPr="00C50DD1">
        <w:t>[Elaboración propia]</w:t>
      </w:r>
    </w:p>
    <w:p w:rsidR="000311AA" w:rsidRPr="00C50DD1" w:rsidRDefault="000311AA" w:rsidP="00450BDA">
      <w:pPr>
        <w:pStyle w:val="figura"/>
      </w:pPr>
      <w:bookmarkStart w:id="294" w:name="_Toc510713262"/>
      <w:bookmarkStart w:id="295" w:name="_Toc510713447"/>
      <w:r w:rsidRPr="00C50DD1">
        <w:lastRenderedPageBreak/>
        <w:t>Figura N° 3.17</w:t>
      </w:r>
      <w:bookmarkEnd w:id="294"/>
      <w:bookmarkEnd w:id="295"/>
    </w:p>
    <w:p w:rsidR="000311AA" w:rsidRPr="00C50DD1" w:rsidRDefault="000311AA" w:rsidP="00450BDA">
      <w:pPr>
        <w:pStyle w:val="figura"/>
      </w:pPr>
      <w:r w:rsidRPr="00C50DD1">
        <w:t>Diagrama de clases: Gestión de usuarios y roles</w:t>
      </w:r>
    </w:p>
    <w:p w:rsidR="000311AA" w:rsidRPr="00C50DD1" w:rsidRDefault="000311AA" w:rsidP="00C50DD1">
      <w:pPr>
        <w:spacing w:after="0"/>
        <w:rPr>
          <w:rFonts w:cs="Times New Roman"/>
          <w:b/>
          <w:szCs w:val="24"/>
        </w:rPr>
      </w:pPr>
      <w:r w:rsidRPr="00C50DD1">
        <w:rPr>
          <w:rFonts w:cs="Times New Roman"/>
          <w:b/>
          <w:noProof/>
          <w:szCs w:val="24"/>
          <w:lang w:eastAsia="es-ES"/>
        </w:rPr>
        <w:drawing>
          <wp:anchor distT="0" distB="0" distL="114300" distR="114300" simplePos="0" relativeHeight="251604992" behindDoc="1" locked="0" layoutInCell="1" allowOverlap="1" wp14:anchorId="07A54ADC" wp14:editId="6B3596E9">
            <wp:simplePos x="0" y="0"/>
            <wp:positionH relativeFrom="column">
              <wp:posOffset>27940</wp:posOffset>
            </wp:positionH>
            <wp:positionV relativeFrom="paragraph">
              <wp:posOffset>88265</wp:posOffset>
            </wp:positionV>
            <wp:extent cx="5401310" cy="2353945"/>
            <wp:effectExtent l="19050" t="0" r="8890" b="0"/>
            <wp:wrapNone/>
            <wp:docPr id="3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srcRect/>
                    <a:stretch>
                      <a:fillRect/>
                    </a:stretch>
                  </pic:blipFill>
                  <pic:spPr bwMode="auto">
                    <a:xfrm>
                      <a:off x="0" y="0"/>
                      <a:ext cx="5401310" cy="2353945"/>
                    </a:xfrm>
                    <a:prstGeom prst="rect">
                      <a:avLst/>
                    </a:prstGeom>
                    <a:noFill/>
                    <a:ln w="9525">
                      <a:noFill/>
                      <a:miter lim="800000"/>
                      <a:headEnd/>
                      <a:tailEnd/>
                    </a:ln>
                  </pic:spPr>
                </pic:pic>
              </a:graphicData>
            </a:graphic>
          </wp:anchor>
        </w:drawing>
      </w: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Default="000311AA" w:rsidP="00C50DD1">
      <w:pPr>
        <w:spacing w:after="0"/>
        <w:rPr>
          <w:rFonts w:cs="Times New Roman"/>
          <w:b/>
          <w:szCs w:val="24"/>
        </w:rPr>
      </w:pPr>
    </w:p>
    <w:p w:rsidR="000311AA" w:rsidRPr="00C50DD1" w:rsidRDefault="000311AA" w:rsidP="00C50DD1">
      <w:pPr>
        <w:spacing w:after="0"/>
        <w:rPr>
          <w:rFonts w:cs="Times New Roman"/>
          <w:szCs w:val="24"/>
        </w:rPr>
      </w:pPr>
      <w:r w:rsidRPr="00C50DD1">
        <w:rPr>
          <w:rFonts w:cs="Times New Roman"/>
          <w:b/>
          <w:bCs/>
          <w:szCs w:val="24"/>
        </w:rPr>
        <w:t xml:space="preserve">Fuente. </w:t>
      </w:r>
      <w:r w:rsidRPr="00C50DD1">
        <w:rPr>
          <w:rFonts w:cs="Times New Roman"/>
          <w:szCs w:val="24"/>
        </w:rPr>
        <w:t>[Elaboración propia]</w:t>
      </w:r>
    </w:p>
    <w:p w:rsidR="000311AA" w:rsidRPr="00C50DD1" w:rsidRDefault="000311AA" w:rsidP="007F5D7B">
      <w:pPr>
        <w:pStyle w:val="Ttulo5"/>
      </w:pPr>
      <w:bookmarkStart w:id="296" w:name="_Toc510713263"/>
      <w:bookmarkStart w:id="297" w:name="_Toc510713448"/>
      <w:r w:rsidRPr="00C50DD1">
        <w:t>Codificación</w:t>
      </w:r>
      <w:bookmarkEnd w:id="296"/>
      <w:bookmarkEnd w:id="297"/>
    </w:p>
    <w:p w:rsidR="000311AA" w:rsidRPr="00C50DD1" w:rsidRDefault="000311AA" w:rsidP="00450BDA">
      <w:pPr>
        <w:pStyle w:val="figura"/>
      </w:pPr>
      <w:bookmarkStart w:id="298" w:name="_Toc510713264"/>
      <w:bookmarkStart w:id="299" w:name="_Toc510713449"/>
      <w:r w:rsidRPr="00C50DD1">
        <w:t>Figura N° 3.18</w:t>
      </w:r>
      <w:bookmarkEnd w:id="298"/>
      <w:bookmarkEnd w:id="299"/>
    </w:p>
    <w:p w:rsidR="000311AA" w:rsidRPr="00C50DD1" w:rsidRDefault="000311AA" w:rsidP="00450BDA">
      <w:pPr>
        <w:pStyle w:val="figura"/>
        <w:rPr>
          <w:rFonts w:cs="Times New Roman"/>
          <w:szCs w:val="24"/>
        </w:rPr>
      </w:pPr>
      <w:r w:rsidRPr="00C50DD1">
        <w:rPr>
          <w:rFonts w:cs="Times New Roman"/>
          <w:noProof/>
          <w:szCs w:val="24"/>
          <w:lang w:eastAsia="es-ES"/>
        </w:rPr>
        <w:drawing>
          <wp:anchor distT="0" distB="0" distL="114300" distR="114300" simplePos="0" relativeHeight="251508736" behindDoc="1" locked="0" layoutInCell="1" allowOverlap="1" wp14:anchorId="01EB634E" wp14:editId="3E4D6826">
            <wp:simplePos x="0" y="0"/>
            <wp:positionH relativeFrom="column">
              <wp:posOffset>1947298</wp:posOffset>
            </wp:positionH>
            <wp:positionV relativeFrom="paragraph">
              <wp:posOffset>308411</wp:posOffset>
            </wp:positionV>
            <wp:extent cx="1730375" cy="2217420"/>
            <wp:effectExtent l="19050" t="0" r="3175" b="0"/>
            <wp:wrapNone/>
            <wp:docPr id="3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srcRect/>
                    <a:stretch>
                      <a:fillRect/>
                    </a:stretch>
                  </pic:blipFill>
                  <pic:spPr bwMode="auto">
                    <a:xfrm>
                      <a:off x="0" y="0"/>
                      <a:ext cx="1730375" cy="2217420"/>
                    </a:xfrm>
                    <a:prstGeom prst="rect">
                      <a:avLst/>
                    </a:prstGeom>
                    <a:noFill/>
                    <a:ln w="9525">
                      <a:noFill/>
                      <a:miter lim="800000"/>
                      <a:headEnd/>
                      <a:tailEnd/>
                    </a:ln>
                  </pic:spPr>
                </pic:pic>
              </a:graphicData>
            </a:graphic>
          </wp:anchor>
        </w:drawing>
      </w:r>
      <w:bookmarkStart w:id="300" w:name="_Toc510713265"/>
      <w:bookmarkStart w:id="301" w:name="_Toc510713450"/>
      <w:r w:rsidRPr="00C50DD1">
        <w:rPr>
          <w:rFonts w:cs="Times New Roman"/>
          <w:szCs w:val="24"/>
        </w:rPr>
        <w:t>Representación de la clase usuario</w:t>
      </w:r>
      <w:bookmarkEnd w:id="300"/>
      <w:bookmarkEnd w:id="301"/>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Default="000311AA" w:rsidP="00C50DD1">
      <w:pPr>
        <w:spacing w:after="0"/>
        <w:rPr>
          <w:rFonts w:cs="Times New Roman"/>
          <w:b/>
          <w:bCs/>
          <w:szCs w:val="24"/>
        </w:rPr>
      </w:pPr>
    </w:p>
    <w:p w:rsidR="000A1443" w:rsidRPr="00C50DD1" w:rsidRDefault="000A1443" w:rsidP="00C50DD1">
      <w:pPr>
        <w:spacing w:after="0"/>
        <w:rPr>
          <w:rFonts w:cs="Times New Roman"/>
          <w:b/>
          <w:bCs/>
          <w:szCs w:val="24"/>
        </w:rPr>
      </w:pPr>
    </w:p>
    <w:p w:rsidR="000311AA" w:rsidRDefault="000311AA" w:rsidP="00C50DD1">
      <w:pPr>
        <w:spacing w:after="0"/>
        <w:rPr>
          <w:rFonts w:cs="Times New Roman"/>
          <w:b/>
          <w:bCs/>
          <w:szCs w:val="24"/>
        </w:rPr>
      </w:pPr>
    </w:p>
    <w:p w:rsidR="00CE71DD" w:rsidRPr="00C50DD1" w:rsidRDefault="00CE71DD" w:rsidP="00C50DD1">
      <w:pPr>
        <w:spacing w:after="0"/>
        <w:rPr>
          <w:rFonts w:cs="Times New Roman"/>
          <w:b/>
          <w:bCs/>
          <w:szCs w:val="24"/>
        </w:rPr>
      </w:pPr>
    </w:p>
    <w:p w:rsidR="000311AA" w:rsidRDefault="000311AA" w:rsidP="00C50DD1">
      <w:pPr>
        <w:spacing w:after="0"/>
        <w:rPr>
          <w:rFonts w:cs="Times New Roman"/>
          <w:szCs w:val="24"/>
        </w:rPr>
      </w:pPr>
      <w:r w:rsidRPr="00C50DD1">
        <w:rPr>
          <w:rFonts w:cs="Times New Roman"/>
          <w:b/>
          <w:bCs/>
          <w:szCs w:val="24"/>
        </w:rPr>
        <w:t xml:space="preserve">Fuente. </w:t>
      </w:r>
      <w:r w:rsidRPr="00C50DD1">
        <w:rPr>
          <w:rFonts w:cs="Times New Roman"/>
          <w:szCs w:val="24"/>
        </w:rPr>
        <w:t>[Elaboración propia]</w:t>
      </w:r>
    </w:p>
    <w:p w:rsidR="00CE71DD" w:rsidRDefault="00CE71DD" w:rsidP="00C50DD1">
      <w:pPr>
        <w:spacing w:after="0"/>
        <w:rPr>
          <w:rFonts w:cs="Times New Roman"/>
          <w:szCs w:val="24"/>
        </w:rPr>
      </w:pPr>
    </w:p>
    <w:p w:rsidR="00CE71DD" w:rsidRDefault="00CE71DD" w:rsidP="00C50DD1">
      <w:pPr>
        <w:spacing w:after="0"/>
        <w:rPr>
          <w:rFonts w:cs="Times New Roman"/>
          <w:szCs w:val="24"/>
        </w:rPr>
      </w:pPr>
    </w:p>
    <w:p w:rsidR="00CE71DD" w:rsidRPr="00C50DD1" w:rsidRDefault="00CE71DD" w:rsidP="00C50DD1">
      <w:pPr>
        <w:spacing w:after="0"/>
        <w:rPr>
          <w:rFonts w:cs="Times New Roman"/>
          <w:szCs w:val="24"/>
        </w:rPr>
      </w:pPr>
    </w:p>
    <w:p w:rsidR="000311AA" w:rsidRPr="00C50DD1" w:rsidRDefault="000311AA" w:rsidP="00450BDA">
      <w:pPr>
        <w:pStyle w:val="figura"/>
      </w:pPr>
      <w:bookmarkStart w:id="302" w:name="_Toc510713266"/>
      <w:bookmarkStart w:id="303" w:name="_Toc510713451"/>
      <w:r w:rsidRPr="00C50DD1">
        <w:lastRenderedPageBreak/>
        <w:t>Figura N° 3.19</w:t>
      </w:r>
      <w:bookmarkEnd w:id="302"/>
      <w:bookmarkEnd w:id="303"/>
    </w:p>
    <w:p w:rsidR="000311AA" w:rsidRDefault="000311AA" w:rsidP="00450BDA">
      <w:pPr>
        <w:pStyle w:val="figura"/>
        <w:rPr>
          <w:rFonts w:cs="Times New Roman"/>
          <w:szCs w:val="24"/>
        </w:rPr>
      </w:pPr>
      <w:r w:rsidRPr="00C50DD1">
        <w:rPr>
          <w:rFonts w:cs="Times New Roman"/>
          <w:szCs w:val="24"/>
        </w:rPr>
        <w:t>Mapa  de objetos relacional: Implementación de la interfaz genérica</w:t>
      </w:r>
    </w:p>
    <w:p w:rsidR="00450BDA" w:rsidRPr="00C50DD1" w:rsidRDefault="00450BDA" w:rsidP="00C50DD1">
      <w:pPr>
        <w:jc w:val="center"/>
        <w:rPr>
          <w:rFonts w:cs="Times New Roman"/>
          <w:szCs w:val="24"/>
        </w:rPr>
      </w:pPr>
      <w:r w:rsidRPr="00C50DD1">
        <w:rPr>
          <w:rFonts w:cs="Times New Roman"/>
          <w:b/>
          <w:noProof/>
          <w:szCs w:val="24"/>
          <w:lang w:eastAsia="es-ES"/>
        </w:rPr>
        <w:drawing>
          <wp:anchor distT="0" distB="0" distL="114300" distR="114300" simplePos="0" relativeHeight="251513856" behindDoc="1" locked="0" layoutInCell="1" allowOverlap="1" wp14:anchorId="3AA15838" wp14:editId="5AC221BA">
            <wp:simplePos x="0" y="0"/>
            <wp:positionH relativeFrom="column">
              <wp:posOffset>964565</wp:posOffset>
            </wp:positionH>
            <wp:positionV relativeFrom="paragraph">
              <wp:posOffset>41910</wp:posOffset>
            </wp:positionV>
            <wp:extent cx="2890520" cy="929640"/>
            <wp:effectExtent l="19050" t="0" r="4472" b="0"/>
            <wp:wrapNone/>
            <wp:docPr id="3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srcRect/>
                    <a:stretch>
                      <a:fillRect/>
                    </a:stretch>
                  </pic:blipFill>
                  <pic:spPr bwMode="auto">
                    <a:xfrm>
                      <a:off x="0" y="0"/>
                      <a:ext cx="2890520" cy="929640"/>
                    </a:xfrm>
                    <a:prstGeom prst="rect">
                      <a:avLst/>
                    </a:prstGeom>
                    <a:noFill/>
                    <a:ln w="9525">
                      <a:noFill/>
                      <a:miter lim="800000"/>
                      <a:headEnd/>
                      <a:tailEnd/>
                    </a:ln>
                  </pic:spPr>
                </pic:pic>
              </a:graphicData>
            </a:graphic>
          </wp:anchor>
        </w:drawing>
      </w:r>
    </w:p>
    <w:p w:rsidR="000311AA" w:rsidRPr="00C50DD1" w:rsidRDefault="000311AA" w:rsidP="00C50DD1">
      <w:pPr>
        <w:spacing w:after="0"/>
        <w:rPr>
          <w:rFonts w:cs="Times New Roman"/>
          <w:b/>
          <w:bCs/>
          <w:szCs w:val="24"/>
        </w:rPr>
      </w:pPr>
    </w:p>
    <w:p w:rsidR="000311AA" w:rsidRDefault="000311AA" w:rsidP="00C50DD1">
      <w:pPr>
        <w:spacing w:after="0"/>
        <w:rPr>
          <w:rFonts w:cs="Times New Roman"/>
          <w:b/>
          <w:bCs/>
          <w:szCs w:val="24"/>
        </w:rPr>
      </w:pPr>
    </w:p>
    <w:p w:rsidR="000A1443" w:rsidRPr="00C50DD1" w:rsidRDefault="000A1443" w:rsidP="00C50DD1">
      <w:pPr>
        <w:spacing w:after="0"/>
        <w:rPr>
          <w:rFonts w:cs="Times New Roman"/>
          <w:b/>
          <w:bCs/>
          <w:szCs w:val="24"/>
        </w:rPr>
      </w:pPr>
    </w:p>
    <w:p w:rsidR="000311AA" w:rsidRPr="00C50DD1" w:rsidRDefault="000311AA" w:rsidP="00C50DD1">
      <w:pPr>
        <w:spacing w:after="0"/>
        <w:rPr>
          <w:rFonts w:cs="Times New Roman"/>
          <w:b/>
          <w:bCs/>
          <w:szCs w:val="24"/>
        </w:rPr>
      </w:pPr>
      <w:r w:rsidRPr="00C50DD1">
        <w:rPr>
          <w:rFonts w:cs="Times New Roman"/>
          <w:b/>
          <w:bCs/>
          <w:szCs w:val="24"/>
        </w:rPr>
        <w:t xml:space="preserve">Fuente. </w:t>
      </w:r>
      <w:r w:rsidRPr="00C50DD1">
        <w:rPr>
          <w:rFonts w:cs="Times New Roman"/>
          <w:szCs w:val="24"/>
        </w:rPr>
        <w:t>[Elaboración propia]</w:t>
      </w:r>
    </w:p>
    <w:p w:rsidR="000311AA" w:rsidRPr="00CE71DD" w:rsidRDefault="000311AA" w:rsidP="00CE71DD">
      <w:pPr>
        <w:pStyle w:val="figura"/>
      </w:pPr>
      <w:bookmarkStart w:id="304" w:name="_Toc510713267"/>
      <w:bookmarkStart w:id="305" w:name="_Toc510713452"/>
      <w:r w:rsidRPr="00CE71DD">
        <w:t>Figura N° 3.20</w:t>
      </w:r>
      <w:bookmarkEnd w:id="304"/>
      <w:bookmarkEnd w:id="305"/>
    </w:p>
    <w:p w:rsidR="000311AA" w:rsidRPr="00CE71DD" w:rsidRDefault="000311AA" w:rsidP="00CE71DD">
      <w:pPr>
        <w:pStyle w:val="figura"/>
      </w:pPr>
      <w:r w:rsidRPr="00CE71DD">
        <w:t>Código para la gestión de usuario</w:t>
      </w:r>
    </w:p>
    <w:p w:rsidR="000311AA" w:rsidRPr="00C50DD1" w:rsidRDefault="00450BDA" w:rsidP="00C50DD1">
      <w:pPr>
        <w:spacing w:after="0"/>
        <w:rPr>
          <w:rFonts w:cs="Times New Roman"/>
          <w:b/>
          <w:bCs/>
          <w:szCs w:val="24"/>
        </w:rPr>
      </w:pPr>
      <w:r>
        <w:rPr>
          <w:rFonts w:cs="Times New Roman"/>
          <w:b/>
          <w:bCs/>
          <w:noProof/>
          <w:szCs w:val="24"/>
          <w:lang w:eastAsia="es-ES"/>
        </w:rPr>
        <w:drawing>
          <wp:anchor distT="0" distB="0" distL="114300" distR="114300" simplePos="0" relativeHeight="251518976" behindDoc="1" locked="0" layoutInCell="1" allowOverlap="1" wp14:anchorId="6494BE0D" wp14:editId="394BDEA0">
            <wp:simplePos x="0" y="0"/>
            <wp:positionH relativeFrom="column">
              <wp:posOffset>1292860</wp:posOffset>
            </wp:positionH>
            <wp:positionV relativeFrom="paragraph">
              <wp:posOffset>54610</wp:posOffset>
            </wp:positionV>
            <wp:extent cx="2865755" cy="2170430"/>
            <wp:effectExtent l="19050" t="0" r="0" b="0"/>
            <wp:wrapNone/>
            <wp:docPr id="34"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srcRect/>
                    <a:stretch>
                      <a:fillRect/>
                    </a:stretch>
                  </pic:blipFill>
                  <pic:spPr bwMode="auto">
                    <a:xfrm>
                      <a:off x="0" y="0"/>
                      <a:ext cx="2865755" cy="2170430"/>
                    </a:xfrm>
                    <a:prstGeom prst="rect">
                      <a:avLst/>
                    </a:prstGeom>
                    <a:noFill/>
                    <a:ln w="9525">
                      <a:noFill/>
                      <a:miter lim="800000"/>
                      <a:headEnd/>
                      <a:tailEnd/>
                    </a:ln>
                  </pic:spPr>
                </pic:pic>
              </a:graphicData>
            </a:graphic>
          </wp:anchor>
        </w:drawing>
      </w: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Default="000311AA" w:rsidP="00C50DD1">
      <w:pPr>
        <w:spacing w:after="0"/>
        <w:rPr>
          <w:rFonts w:cs="Times New Roman"/>
          <w:b/>
          <w:bCs/>
          <w:szCs w:val="24"/>
        </w:rPr>
      </w:pPr>
    </w:p>
    <w:p w:rsidR="00CE71DD" w:rsidRDefault="00CE71DD" w:rsidP="00C50DD1">
      <w:pPr>
        <w:spacing w:after="0"/>
        <w:rPr>
          <w:rFonts w:cs="Times New Roman"/>
          <w:b/>
          <w:bCs/>
          <w:szCs w:val="24"/>
        </w:rPr>
      </w:pPr>
    </w:p>
    <w:p w:rsidR="00CE71DD" w:rsidRPr="00C50DD1" w:rsidRDefault="00CE71DD" w:rsidP="00C50DD1">
      <w:pPr>
        <w:spacing w:after="0"/>
        <w:rPr>
          <w:rFonts w:cs="Times New Roman"/>
          <w:b/>
          <w:bCs/>
          <w:szCs w:val="24"/>
        </w:rPr>
      </w:pPr>
    </w:p>
    <w:p w:rsidR="000311AA" w:rsidRDefault="000311AA" w:rsidP="00C50DD1">
      <w:pPr>
        <w:spacing w:after="0"/>
        <w:rPr>
          <w:rFonts w:cs="Times New Roman"/>
          <w:szCs w:val="24"/>
        </w:rPr>
      </w:pPr>
      <w:r w:rsidRPr="00C50DD1">
        <w:rPr>
          <w:rFonts w:cs="Times New Roman"/>
          <w:b/>
          <w:bCs/>
          <w:szCs w:val="24"/>
        </w:rPr>
        <w:t xml:space="preserve">Fuente. </w:t>
      </w:r>
      <w:r w:rsidRPr="00C50DD1">
        <w:rPr>
          <w:rFonts w:cs="Times New Roman"/>
          <w:szCs w:val="24"/>
        </w:rPr>
        <w:t>[Elaboración propia]</w:t>
      </w:r>
    </w:p>
    <w:p w:rsidR="00CE71DD" w:rsidRDefault="00CE71DD" w:rsidP="00C50DD1">
      <w:pPr>
        <w:spacing w:after="0"/>
        <w:rPr>
          <w:rFonts w:cs="Times New Roman"/>
          <w:szCs w:val="24"/>
        </w:rPr>
      </w:pPr>
    </w:p>
    <w:p w:rsidR="00CE71DD" w:rsidRDefault="00CE71DD" w:rsidP="00C50DD1">
      <w:pPr>
        <w:spacing w:after="0"/>
        <w:rPr>
          <w:rFonts w:cs="Times New Roman"/>
          <w:szCs w:val="24"/>
        </w:rPr>
      </w:pPr>
    </w:p>
    <w:p w:rsidR="00CE71DD" w:rsidRDefault="00CE71DD" w:rsidP="00C50DD1">
      <w:pPr>
        <w:spacing w:after="0"/>
        <w:rPr>
          <w:rFonts w:cs="Times New Roman"/>
          <w:szCs w:val="24"/>
        </w:rPr>
      </w:pPr>
    </w:p>
    <w:p w:rsidR="00CE71DD" w:rsidRDefault="00CE71DD" w:rsidP="00C50DD1">
      <w:pPr>
        <w:spacing w:after="0"/>
        <w:rPr>
          <w:rFonts w:cs="Times New Roman"/>
          <w:szCs w:val="24"/>
        </w:rPr>
      </w:pPr>
    </w:p>
    <w:p w:rsidR="00CE71DD" w:rsidRDefault="00CE71DD" w:rsidP="00C50DD1">
      <w:pPr>
        <w:spacing w:after="0"/>
        <w:rPr>
          <w:rFonts w:cs="Times New Roman"/>
          <w:szCs w:val="24"/>
        </w:rPr>
      </w:pPr>
    </w:p>
    <w:p w:rsidR="00CE71DD" w:rsidRDefault="00CE71DD" w:rsidP="00C50DD1">
      <w:pPr>
        <w:spacing w:after="0"/>
        <w:rPr>
          <w:rFonts w:cs="Times New Roman"/>
          <w:szCs w:val="24"/>
        </w:rPr>
      </w:pPr>
    </w:p>
    <w:p w:rsidR="00CE71DD" w:rsidRDefault="00CE71DD" w:rsidP="00C50DD1">
      <w:pPr>
        <w:spacing w:after="0"/>
        <w:rPr>
          <w:rFonts w:cs="Times New Roman"/>
          <w:szCs w:val="24"/>
        </w:rPr>
      </w:pPr>
    </w:p>
    <w:p w:rsidR="00CE71DD" w:rsidRDefault="00CE71DD" w:rsidP="00C50DD1">
      <w:pPr>
        <w:spacing w:after="0"/>
        <w:rPr>
          <w:rFonts w:cs="Times New Roman"/>
          <w:szCs w:val="24"/>
        </w:rPr>
      </w:pPr>
    </w:p>
    <w:p w:rsidR="00CE71DD" w:rsidRPr="00C50DD1" w:rsidRDefault="00CE71DD" w:rsidP="00C50DD1">
      <w:pPr>
        <w:spacing w:after="0"/>
        <w:rPr>
          <w:rFonts w:cs="Times New Roman"/>
          <w:szCs w:val="24"/>
        </w:rPr>
      </w:pPr>
    </w:p>
    <w:p w:rsidR="000311AA" w:rsidRPr="00C50DD1" w:rsidRDefault="000311AA" w:rsidP="007F5D7B">
      <w:pPr>
        <w:pStyle w:val="Ttulo5"/>
      </w:pPr>
      <w:bookmarkStart w:id="306" w:name="_Toc510713268"/>
      <w:bookmarkStart w:id="307" w:name="_Toc510713453"/>
      <w:r w:rsidRPr="00C50DD1">
        <w:lastRenderedPageBreak/>
        <w:t>Pruebas de integración</w:t>
      </w:r>
      <w:bookmarkEnd w:id="306"/>
      <w:bookmarkEnd w:id="307"/>
    </w:p>
    <w:p w:rsidR="000311AA" w:rsidRPr="00C50DD1" w:rsidRDefault="000311AA" w:rsidP="00450BDA">
      <w:pPr>
        <w:pStyle w:val="figura"/>
      </w:pPr>
      <w:bookmarkStart w:id="308" w:name="_Toc510713269"/>
      <w:bookmarkStart w:id="309" w:name="_Toc510713454"/>
      <w:r w:rsidRPr="00C50DD1">
        <w:t>Figura N° 3.21</w:t>
      </w:r>
      <w:bookmarkEnd w:id="308"/>
      <w:bookmarkEnd w:id="309"/>
    </w:p>
    <w:p w:rsidR="000311AA" w:rsidRPr="00C50DD1" w:rsidRDefault="000311AA" w:rsidP="00450BDA">
      <w:pPr>
        <w:pStyle w:val="figura"/>
        <w:rPr>
          <w:rFonts w:cs="Times New Roman"/>
          <w:szCs w:val="24"/>
        </w:rPr>
      </w:pPr>
      <w:bookmarkStart w:id="310" w:name="_Toc510713270"/>
      <w:bookmarkStart w:id="311" w:name="_Toc510713455"/>
      <w:r w:rsidRPr="00C50DD1">
        <w:rPr>
          <w:rFonts w:cs="Times New Roman"/>
          <w:szCs w:val="24"/>
        </w:rPr>
        <w:t>Parámetros de la API y resultados esperados</w:t>
      </w:r>
      <w:bookmarkEnd w:id="310"/>
      <w:bookmarkEnd w:id="311"/>
    </w:p>
    <w:p w:rsidR="000311AA" w:rsidRPr="00C50DD1" w:rsidRDefault="00CE71DD" w:rsidP="00C50DD1">
      <w:pPr>
        <w:spacing w:after="0"/>
        <w:rPr>
          <w:rFonts w:cs="Times New Roman"/>
          <w:b/>
          <w:szCs w:val="24"/>
        </w:rPr>
      </w:pPr>
      <w:r w:rsidRPr="00C50DD1">
        <w:rPr>
          <w:rFonts w:cs="Times New Roman"/>
          <w:b/>
          <w:noProof/>
          <w:szCs w:val="24"/>
          <w:lang w:eastAsia="es-ES"/>
        </w:rPr>
        <w:drawing>
          <wp:anchor distT="0" distB="0" distL="114300" distR="114300" simplePos="0" relativeHeight="251619328" behindDoc="1" locked="0" layoutInCell="1" allowOverlap="1" wp14:anchorId="22307AD3" wp14:editId="38E4B151">
            <wp:simplePos x="0" y="0"/>
            <wp:positionH relativeFrom="column">
              <wp:posOffset>424796</wp:posOffset>
            </wp:positionH>
            <wp:positionV relativeFrom="paragraph">
              <wp:posOffset>6350</wp:posOffset>
            </wp:positionV>
            <wp:extent cx="2458261" cy="2023353"/>
            <wp:effectExtent l="1905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srcRect/>
                    <a:stretch>
                      <a:fillRect/>
                    </a:stretch>
                  </pic:blipFill>
                  <pic:spPr bwMode="auto">
                    <a:xfrm>
                      <a:off x="0" y="0"/>
                      <a:ext cx="2458261" cy="2023353"/>
                    </a:xfrm>
                    <a:prstGeom prst="rect">
                      <a:avLst/>
                    </a:prstGeom>
                    <a:noFill/>
                    <a:ln w="9525">
                      <a:noFill/>
                      <a:miter lim="800000"/>
                      <a:headEnd/>
                      <a:tailEnd/>
                    </a:ln>
                  </pic:spPr>
                </pic:pic>
              </a:graphicData>
            </a:graphic>
          </wp:anchor>
        </w:drawing>
      </w:r>
      <w:r w:rsidRPr="00C50DD1">
        <w:rPr>
          <w:rFonts w:cs="Times New Roman"/>
          <w:b/>
          <w:noProof/>
          <w:szCs w:val="24"/>
          <w:lang w:eastAsia="es-ES"/>
        </w:rPr>
        <w:drawing>
          <wp:anchor distT="0" distB="0" distL="114300" distR="114300" simplePos="0" relativeHeight="251633664" behindDoc="1" locked="0" layoutInCell="1" allowOverlap="1" wp14:anchorId="41E21C9E" wp14:editId="1A70A2C1">
            <wp:simplePos x="0" y="0"/>
            <wp:positionH relativeFrom="column">
              <wp:posOffset>2974198</wp:posOffset>
            </wp:positionH>
            <wp:positionV relativeFrom="paragraph">
              <wp:posOffset>22860</wp:posOffset>
            </wp:positionV>
            <wp:extent cx="2561590" cy="2515870"/>
            <wp:effectExtent l="19050" t="0" r="0" b="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4"/>
                    <a:srcRect/>
                    <a:stretch>
                      <a:fillRect/>
                    </a:stretch>
                  </pic:blipFill>
                  <pic:spPr bwMode="auto">
                    <a:xfrm>
                      <a:off x="0" y="0"/>
                      <a:ext cx="2561590" cy="2515870"/>
                    </a:xfrm>
                    <a:prstGeom prst="rect">
                      <a:avLst/>
                    </a:prstGeom>
                    <a:noFill/>
                    <a:ln w="9525">
                      <a:noFill/>
                      <a:miter lim="800000"/>
                      <a:headEnd/>
                      <a:tailEnd/>
                    </a:ln>
                  </pic:spPr>
                </pic:pic>
              </a:graphicData>
            </a:graphic>
          </wp:anchor>
        </w:drawing>
      </w: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Default="000311AA" w:rsidP="00C50DD1">
      <w:pPr>
        <w:spacing w:after="0"/>
        <w:rPr>
          <w:rFonts w:cs="Times New Roman"/>
          <w:b/>
          <w:szCs w:val="24"/>
        </w:rPr>
      </w:pPr>
    </w:p>
    <w:p w:rsidR="00A5430F" w:rsidRPr="00C50DD1" w:rsidRDefault="00A5430F" w:rsidP="00C50DD1">
      <w:pPr>
        <w:spacing w:after="0"/>
        <w:rPr>
          <w:rFonts w:cs="Times New Roman"/>
          <w:b/>
          <w:szCs w:val="24"/>
        </w:rPr>
      </w:pPr>
    </w:p>
    <w:p w:rsidR="000311AA" w:rsidRPr="00C50DD1" w:rsidRDefault="000311AA" w:rsidP="00C50DD1">
      <w:pPr>
        <w:spacing w:after="0"/>
        <w:rPr>
          <w:rFonts w:cs="Times New Roman"/>
          <w:b/>
          <w:szCs w:val="24"/>
        </w:rPr>
      </w:pPr>
      <w:r w:rsidRPr="00C50DD1">
        <w:rPr>
          <w:rFonts w:cs="Times New Roman"/>
          <w:b/>
          <w:bCs/>
          <w:szCs w:val="24"/>
        </w:rPr>
        <w:t xml:space="preserve">Fuente. </w:t>
      </w:r>
      <w:r w:rsidRPr="00C50DD1">
        <w:rPr>
          <w:rFonts w:cs="Times New Roman"/>
          <w:szCs w:val="24"/>
        </w:rPr>
        <w:t>[Elaboración propia]</w:t>
      </w:r>
    </w:p>
    <w:p w:rsidR="000311AA" w:rsidRPr="00C50DD1" w:rsidRDefault="000311AA" w:rsidP="0002007B">
      <w:pPr>
        <w:pStyle w:val="Ttulo4"/>
      </w:pPr>
      <w:bookmarkStart w:id="312" w:name="_Toc510713271"/>
      <w:bookmarkStart w:id="313" w:name="_Toc510713456"/>
      <w:bookmarkStart w:id="314" w:name="_Toc513531532"/>
      <w:r w:rsidRPr="00C50DD1">
        <w:t>Iteración 2: autenticación</w:t>
      </w:r>
      <w:bookmarkEnd w:id="312"/>
      <w:bookmarkEnd w:id="313"/>
      <w:bookmarkEnd w:id="314"/>
    </w:p>
    <w:p w:rsidR="000311AA" w:rsidRPr="00C50DD1" w:rsidRDefault="000311AA" w:rsidP="007F5D7B">
      <w:pPr>
        <w:pStyle w:val="Ttulo5"/>
      </w:pPr>
      <w:bookmarkStart w:id="315" w:name="_Toc510713272"/>
      <w:bookmarkStart w:id="316" w:name="_Toc510713457"/>
      <w:r w:rsidRPr="00C50DD1">
        <w:t>Planificación y diseño</w:t>
      </w:r>
      <w:bookmarkEnd w:id="315"/>
      <w:bookmarkEnd w:id="316"/>
    </w:p>
    <w:p w:rsidR="000311AA" w:rsidRPr="00C50DD1" w:rsidRDefault="000311AA" w:rsidP="00450BDA">
      <w:pPr>
        <w:pStyle w:val="figura"/>
      </w:pPr>
      <w:bookmarkStart w:id="317" w:name="_Toc510713273"/>
      <w:bookmarkStart w:id="318" w:name="_Toc510713458"/>
      <w:r w:rsidRPr="00C50DD1">
        <w:t>Figura N° 3.22</w:t>
      </w:r>
      <w:bookmarkEnd w:id="317"/>
      <w:bookmarkEnd w:id="318"/>
    </w:p>
    <w:p w:rsidR="000311AA" w:rsidRPr="00C50DD1" w:rsidRDefault="00CE71DD" w:rsidP="00450BDA">
      <w:pPr>
        <w:pStyle w:val="figura"/>
        <w:rPr>
          <w:u w:val="single"/>
        </w:rPr>
      </w:pPr>
      <w:r w:rsidRPr="00C50DD1">
        <w:rPr>
          <w:rFonts w:cs="Times New Roman"/>
          <w:b w:val="0"/>
          <w:noProof/>
          <w:szCs w:val="24"/>
          <w:lang w:eastAsia="es-ES"/>
        </w:rPr>
        <w:drawing>
          <wp:anchor distT="0" distB="0" distL="114300" distR="114300" simplePos="0" relativeHeight="251651072" behindDoc="1" locked="0" layoutInCell="1" allowOverlap="1" wp14:anchorId="03BE96B4" wp14:editId="41A83A4D">
            <wp:simplePos x="0" y="0"/>
            <wp:positionH relativeFrom="column">
              <wp:posOffset>841384</wp:posOffset>
            </wp:positionH>
            <wp:positionV relativeFrom="paragraph">
              <wp:posOffset>251441</wp:posOffset>
            </wp:positionV>
            <wp:extent cx="4209216" cy="1460310"/>
            <wp:effectExtent l="0" t="0" r="0" b="0"/>
            <wp:wrapNone/>
            <wp:docPr id="4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srcRect/>
                    <a:stretch>
                      <a:fillRect/>
                    </a:stretch>
                  </pic:blipFill>
                  <pic:spPr bwMode="auto">
                    <a:xfrm>
                      <a:off x="0" y="0"/>
                      <a:ext cx="4209216" cy="146031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311AA" w:rsidRPr="00C50DD1">
        <w:t>Blueprint: Servicios de autenticación del sistema</w:t>
      </w: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Default="000311AA" w:rsidP="00C50DD1">
      <w:pPr>
        <w:spacing w:after="0"/>
        <w:rPr>
          <w:rFonts w:cs="Times New Roman"/>
          <w:b/>
          <w:szCs w:val="24"/>
        </w:rPr>
      </w:pPr>
    </w:p>
    <w:p w:rsidR="00A5430F" w:rsidRPr="00C50DD1" w:rsidRDefault="00A5430F" w:rsidP="00C50DD1">
      <w:pPr>
        <w:spacing w:after="0"/>
        <w:rPr>
          <w:rFonts w:cs="Times New Roman"/>
          <w:b/>
          <w:szCs w:val="24"/>
        </w:rPr>
      </w:pPr>
    </w:p>
    <w:p w:rsidR="000311AA" w:rsidRPr="00C50DD1" w:rsidRDefault="000311AA" w:rsidP="00C50DD1">
      <w:pPr>
        <w:spacing w:after="0"/>
        <w:rPr>
          <w:rFonts w:cs="Times New Roman"/>
          <w:b/>
          <w:szCs w:val="24"/>
        </w:rPr>
      </w:pPr>
      <w:r w:rsidRPr="00C50DD1">
        <w:rPr>
          <w:rFonts w:cs="Times New Roman"/>
          <w:b/>
          <w:szCs w:val="24"/>
        </w:rPr>
        <w:t xml:space="preserve">Fuente. </w:t>
      </w:r>
      <w:r w:rsidRPr="00C50DD1">
        <w:rPr>
          <w:rFonts w:cs="Times New Roman"/>
          <w:szCs w:val="24"/>
        </w:rPr>
        <w:t>[Elaboración propia]</w:t>
      </w:r>
    </w:p>
    <w:p w:rsidR="000311AA" w:rsidRPr="00C50DD1" w:rsidRDefault="000311AA" w:rsidP="00450BDA">
      <w:pPr>
        <w:pStyle w:val="figura"/>
      </w:pPr>
      <w:bookmarkStart w:id="319" w:name="_Toc510713274"/>
      <w:bookmarkStart w:id="320" w:name="_Toc510713459"/>
      <w:r w:rsidRPr="00C50DD1">
        <w:lastRenderedPageBreak/>
        <w:t>Figura N° 3.23</w:t>
      </w:r>
      <w:bookmarkEnd w:id="319"/>
      <w:bookmarkEnd w:id="320"/>
    </w:p>
    <w:p w:rsidR="000311AA" w:rsidRPr="00C50DD1" w:rsidRDefault="000311AA" w:rsidP="00450BDA">
      <w:pPr>
        <w:pStyle w:val="figura"/>
      </w:pPr>
      <w:r w:rsidRPr="00C50DD1">
        <w:t>Casos de uso: Roles de los actores</w:t>
      </w:r>
    </w:p>
    <w:p w:rsidR="000311AA" w:rsidRPr="00C50DD1" w:rsidRDefault="000311AA" w:rsidP="00C50DD1">
      <w:pPr>
        <w:spacing w:after="0"/>
        <w:rPr>
          <w:rFonts w:cs="Times New Roman"/>
          <w:b/>
          <w:szCs w:val="24"/>
        </w:rPr>
      </w:pPr>
      <w:r w:rsidRPr="00C50DD1">
        <w:rPr>
          <w:rFonts w:cs="Times New Roman"/>
          <w:b/>
          <w:noProof/>
          <w:szCs w:val="24"/>
          <w:lang w:eastAsia="es-ES"/>
        </w:rPr>
        <w:drawing>
          <wp:anchor distT="0" distB="0" distL="114300" distR="114300" simplePos="0" relativeHeight="251638784" behindDoc="1" locked="0" layoutInCell="1" allowOverlap="1" wp14:anchorId="7FFEA3D6" wp14:editId="66E03683">
            <wp:simplePos x="0" y="0"/>
            <wp:positionH relativeFrom="column">
              <wp:posOffset>832437</wp:posOffset>
            </wp:positionH>
            <wp:positionV relativeFrom="paragraph">
              <wp:posOffset>23191</wp:posOffset>
            </wp:positionV>
            <wp:extent cx="3982085" cy="4065905"/>
            <wp:effectExtent l="19050" t="0" r="0" b="0"/>
            <wp:wrapNone/>
            <wp:docPr id="3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srcRect/>
                    <a:stretch>
                      <a:fillRect/>
                    </a:stretch>
                  </pic:blipFill>
                  <pic:spPr bwMode="auto">
                    <a:xfrm>
                      <a:off x="0" y="0"/>
                      <a:ext cx="3982085" cy="4065905"/>
                    </a:xfrm>
                    <a:prstGeom prst="rect">
                      <a:avLst/>
                    </a:prstGeom>
                    <a:noFill/>
                    <a:ln w="9525">
                      <a:noFill/>
                      <a:miter lim="800000"/>
                      <a:headEnd/>
                      <a:tailEnd/>
                    </a:ln>
                  </pic:spPr>
                </pic:pic>
              </a:graphicData>
            </a:graphic>
          </wp:anchor>
        </w:drawing>
      </w: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450BDA">
      <w:bookmarkStart w:id="321" w:name="_Toc510713275"/>
      <w:bookmarkStart w:id="322" w:name="_Toc510713460"/>
      <w:r w:rsidRPr="00C50DD1">
        <w:rPr>
          <w:b/>
          <w:bCs/>
        </w:rPr>
        <w:t xml:space="preserve">Fuente. </w:t>
      </w:r>
      <w:r w:rsidRPr="00C50DD1">
        <w:t>[Elaboración propia]</w:t>
      </w:r>
      <w:bookmarkEnd w:id="321"/>
      <w:bookmarkEnd w:id="322"/>
    </w:p>
    <w:p w:rsidR="000311AA" w:rsidRPr="00C50DD1" w:rsidRDefault="000311AA" w:rsidP="00450BDA">
      <w:pPr>
        <w:pStyle w:val="figura"/>
      </w:pPr>
      <w:bookmarkStart w:id="323" w:name="_Toc510713276"/>
      <w:bookmarkStart w:id="324" w:name="_Toc510713461"/>
      <w:r w:rsidRPr="00C50DD1">
        <w:t>Figura N° 3.24</w:t>
      </w:r>
      <w:bookmarkEnd w:id="323"/>
      <w:bookmarkEnd w:id="324"/>
    </w:p>
    <w:p w:rsidR="000311AA" w:rsidRPr="00C50DD1" w:rsidRDefault="00CE71DD" w:rsidP="00450BDA">
      <w:pPr>
        <w:pStyle w:val="figura"/>
      </w:pPr>
      <w:r w:rsidRPr="00C50DD1">
        <w:rPr>
          <w:rFonts w:cs="Times New Roman"/>
          <w:b w:val="0"/>
          <w:noProof/>
          <w:szCs w:val="24"/>
          <w:lang w:eastAsia="es-ES"/>
        </w:rPr>
        <w:drawing>
          <wp:anchor distT="0" distB="0" distL="114300" distR="114300" simplePos="0" relativeHeight="251644928" behindDoc="1" locked="0" layoutInCell="1" allowOverlap="1" wp14:anchorId="0D99C4CC" wp14:editId="5F1F8892">
            <wp:simplePos x="0" y="0"/>
            <wp:positionH relativeFrom="column">
              <wp:posOffset>814534</wp:posOffset>
            </wp:positionH>
            <wp:positionV relativeFrom="paragraph">
              <wp:posOffset>270870</wp:posOffset>
            </wp:positionV>
            <wp:extent cx="4243299" cy="1849272"/>
            <wp:effectExtent l="0" t="0" r="0" b="0"/>
            <wp:wrapNone/>
            <wp:docPr id="3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srcRect/>
                    <a:stretch>
                      <a:fillRect/>
                    </a:stretch>
                  </pic:blipFill>
                  <pic:spPr bwMode="auto">
                    <a:xfrm>
                      <a:off x="0" y="0"/>
                      <a:ext cx="4243299" cy="184927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311AA" w:rsidRPr="00C50DD1">
        <w:t>Diagrama de clases: Gestión de usuarios y roles</w:t>
      </w: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Default="000311AA" w:rsidP="00C50DD1">
      <w:pPr>
        <w:spacing w:after="0"/>
        <w:rPr>
          <w:rFonts w:cs="Times New Roman"/>
          <w:b/>
          <w:szCs w:val="24"/>
        </w:rPr>
      </w:pPr>
    </w:p>
    <w:p w:rsidR="00CE71DD" w:rsidRPr="00C50DD1" w:rsidRDefault="00CE71DD" w:rsidP="00C50DD1">
      <w:pPr>
        <w:spacing w:after="0"/>
        <w:rPr>
          <w:rFonts w:cs="Times New Roman"/>
          <w:b/>
          <w:szCs w:val="24"/>
        </w:rPr>
      </w:pPr>
    </w:p>
    <w:p w:rsidR="000311AA" w:rsidRPr="00C50DD1" w:rsidRDefault="000311AA" w:rsidP="00450BDA">
      <w:r w:rsidRPr="00C50DD1">
        <w:rPr>
          <w:b/>
          <w:bCs/>
        </w:rPr>
        <w:t xml:space="preserve">Fuente. </w:t>
      </w:r>
      <w:r w:rsidRPr="00C50DD1">
        <w:t>[Elaboración propia]</w:t>
      </w:r>
    </w:p>
    <w:p w:rsidR="000311AA" w:rsidRPr="00C50DD1" w:rsidRDefault="000311AA" w:rsidP="007F5D7B">
      <w:pPr>
        <w:pStyle w:val="Ttulo5"/>
      </w:pPr>
      <w:bookmarkStart w:id="325" w:name="_Toc510713277"/>
      <w:bookmarkStart w:id="326" w:name="_Toc510713462"/>
      <w:r w:rsidRPr="00C50DD1">
        <w:lastRenderedPageBreak/>
        <w:t>Codificación</w:t>
      </w:r>
      <w:bookmarkEnd w:id="325"/>
      <w:bookmarkEnd w:id="326"/>
    </w:p>
    <w:p w:rsidR="000311AA" w:rsidRPr="00C50DD1" w:rsidRDefault="000311AA" w:rsidP="00450BDA">
      <w:pPr>
        <w:pStyle w:val="figura"/>
      </w:pPr>
      <w:bookmarkStart w:id="327" w:name="_Toc510713278"/>
      <w:bookmarkStart w:id="328" w:name="_Toc510713463"/>
      <w:r w:rsidRPr="00C50DD1">
        <w:t>Figura N° 3.25</w:t>
      </w:r>
      <w:bookmarkEnd w:id="327"/>
      <w:bookmarkEnd w:id="328"/>
    </w:p>
    <w:p w:rsidR="000311AA" w:rsidRPr="00C50DD1" w:rsidRDefault="00450BDA" w:rsidP="00450BDA">
      <w:pPr>
        <w:pStyle w:val="figura"/>
        <w:rPr>
          <w:rFonts w:cs="Times New Roman"/>
          <w:szCs w:val="24"/>
        </w:rPr>
      </w:pPr>
      <w:bookmarkStart w:id="329" w:name="_Toc510713279"/>
      <w:bookmarkStart w:id="330" w:name="_Toc510713464"/>
      <w:r w:rsidRPr="00C50DD1">
        <w:rPr>
          <w:rFonts w:cs="Times New Roman"/>
          <w:b w:val="0"/>
          <w:bCs/>
          <w:noProof/>
          <w:szCs w:val="24"/>
          <w:lang w:eastAsia="es-ES"/>
        </w:rPr>
        <w:drawing>
          <wp:anchor distT="0" distB="0" distL="114300" distR="114300" simplePos="0" relativeHeight="251560960" behindDoc="1" locked="0" layoutInCell="1" allowOverlap="1" wp14:anchorId="4BF31056" wp14:editId="46C695B3">
            <wp:simplePos x="0" y="0"/>
            <wp:positionH relativeFrom="column">
              <wp:posOffset>736714</wp:posOffset>
            </wp:positionH>
            <wp:positionV relativeFrom="paragraph">
              <wp:posOffset>349534</wp:posOffset>
            </wp:positionV>
            <wp:extent cx="4414968" cy="1330657"/>
            <wp:effectExtent l="0" t="0" r="0" b="0"/>
            <wp:wrapNone/>
            <wp:docPr id="4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srcRect/>
                    <a:stretch>
                      <a:fillRect/>
                    </a:stretch>
                  </pic:blipFill>
                  <pic:spPr bwMode="auto">
                    <a:xfrm>
                      <a:off x="0" y="0"/>
                      <a:ext cx="4414968" cy="1330657"/>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311AA" w:rsidRPr="00C50DD1">
        <w:rPr>
          <w:rFonts w:cs="Times New Roman"/>
          <w:szCs w:val="24"/>
        </w:rPr>
        <w:t>Representación de la clase de autenticación</w:t>
      </w:r>
      <w:bookmarkEnd w:id="329"/>
      <w:bookmarkEnd w:id="330"/>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450BDA">
      <w:bookmarkStart w:id="331" w:name="_Toc510713280"/>
      <w:bookmarkStart w:id="332" w:name="_Toc510713465"/>
      <w:r w:rsidRPr="00C50DD1">
        <w:rPr>
          <w:b/>
          <w:bCs/>
        </w:rPr>
        <w:t xml:space="preserve">Fuente. </w:t>
      </w:r>
      <w:r w:rsidRPr="00C50DD1">
        <w:t>[Elaboración propia]</w:t>
      </w:r>
      <w:bookmarkEnd w:id="331"/>
      <w:bookmarkEnd w:id="332"/>
    </w:p>
    <w:p w:rsidR="000311AA" w:rsidRPr="00C50DD1" w:rsidRDefault="000311AA" w:rsidP="00450BDA">
      <w:pPr>
        <w:pStyle w:val="figura"/>
      </w:pPr>
      <w:bookmarkStart w:id="333" w:name="_Toc510713281"/>
      <w:bookmarkStart w:id="334" w:name="_Toc510713466"/>
      <w:r w:rsidRPr="00C50DD1">
        <w:t>Figura N° 3.26</w:t>
      </w:r>
      <w:bookmarkEnd w:id="333"/>
      <w:bookmarkEnd w:id="334"/>
    </w:p>
    <w:p w:rsidR="000311AA" w:rsidRPr="00C50DD1" w:rsidRDefault="000311AA" w:rsidP="00450BDA">
      <w:pPr>
        <w:pStyle w:val="figura"/>
        <w:rPr>
          <w:rFonts w:cs="Times New Roman"/>
          <w:szCs w:val="24"/>
        </w:rPr>
      </w:pPr>
      <w:r w:rsidRPr="00C50DD1">
        <w:rPr>
          <w:rFonts w:cs="Times New Roman"/>
          <w:szCs w:val="24"/>
        </w:rPr>
        <w:t>Código para la gestión de usuario</w:t>
      </w:r>
    </w:p>
    <w:p w:rsidR="000311AA" w:rsidRPr="00C50DD1" w:rsidRDefault="000311AA" w:rsidP="00C50DD1">
      <w:pPr>
        <w:spacing w:after="0"/>
        <w:rPr>
          <w:rFonts w:cs="Times New Roman"/>
          <w:b/>
          <w:bCs/>
          <w:szCs w:val="24"/>
        </w:rPr>
      </w:pPr>
      <w:r w:rsidRPr="00C50DD1">
        <w:rPr>
          <w:rFonts w:cs="Times New Roman"/>
          <w:b/>
          <w:bCs/>
          <w:noProof/>
          <w:szCs w:val="24"/>
          <w:lang w:eastAsia="es-ES"/>
        </w:rPr>
        <w:drawing>
          <wp:anchor distT="0" distB="0" distL="114300" distR="114300" simplePos="0" relativeHeight="251656192" behindDoc="1" locked="0" layoutInCell="1" allowOverlap="1" wp14:anchorId="4B69C16E" wp14:editId="332E64CA">
            <wp:simplePos x="0" y="0"/>
            <wp:positionH relativeFrom="column">
              <wp:posOffset>694311</wp:posOffset>
            </wp:positionH>
            <wp:positionV relativeFrom="paragraph">
              <wp:posOffset>5080</wp:posOffset>
            </wp:positionV>
            <wp:extent cx="4004310" cy="1096423"/>
            <wp:effectExtent l="19050" t="0" r="0" b="0"/>
            <wp:wrapNone/>
            <wp:docPr id="4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srcRect/>
                    <a:stretch>
                      <a:fillRect/>
                    </a:stretch>
                  </pic:blipFill>
                  <pic:spPr bwMode="auto">
                    <a:xfrm>
                      <a:off x="0" y="0"/>
                      <a:ext cx="4004310" cy="1096423"/>
                    </a:xfrm>
                    <a:prstGeom prst="rect">
                      <a:avLst/>
                    </a:prstGeom>
                    <a:noFill/>
                    <a:ln w="9525">
                      <a:noFill/>
                      <a:miter lim="800000"/>
                      <a:headEnd/>
                      <a:tailEnd/>
                    </a:ln>
                  </pic:spPr>
                </pic:pic>
              </a:graphicData>
            </a:graphic>
          </wp:anchor>
        </w:drawing>
      </w: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r w:rsidRPr="00C50DD1">
        <w:rPr>
          <w:rFonts w:cs="Times New Roman"/>
          <w:b/>
          <w:bCs/>
          <w:noProof/>
          <w:szCs w:val="24"/>
          <w:lang w:eastAsia="es-ES"/>
        </w:rPr>
        <w:drawing>
          <wp:anchor distT="0" distB="0" distL="114300" distR="114300" simplePos="0" relativeHeight="251661312" behindDoc="1" locked="0" layoutInCell="1" allowOverlap="1" wp14:anchorId="15DD6C55" wp14:editId="6A91AF46">
            <wp:simplePos x="0" y="0"/>
            <wp:positionH relativeFrom="column">
              <wp:posOffset>759242</wp:posOffset>
            </wp:positionH>
            <wp:positionV relativeFrom="paragraph">
              <wp:posOffset>103979</wp:posOffset>
            </wp:positionV>
            <wp:extent cx="3376157" cy="1033657"/>
            <wp:effectExtent l="19050" t="0" r="0" b="0"/>
            <wp:wrapNone/>
            <wp:docPr id="5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srcRect/>
                    <a:stretch>
                      <a:fillRect/>
                    </a:stretch>
                  </pic:blipFill>
                  <pic:spPr bwMode="auto">
                    <a:xfrm>
                      <a:off x="0" y="0"/>
                      <a:ext cx="3376157" cy="1033657"/>
                    </a:xfrm>
                    <a:prstGeom prst="rect">
                      <a:avLst/>
                    </a:prstGeom>
                    <a:noFill/>
                    <a:ln w="9525">
                      <a:noFill/>
                      <a:miter lim="800000"/>
                      <a:headEnd/>
                      <a:tailEnd/>
                    </a:ln>
                  </pic:spPr>
                </pic:pic>
              </a:graphicData>
            </a:graphic>
          </wp:anchor>
        </w:drawing>
      </w: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Default="000311AA" w:rsidP="00C50DD1">
      <w:pPr>
        <w:spacing w:after="0"/>
        <w:rPr>
          <w:rFonts w:cs="Times New Roman"/>
          <w:szCs w:val="24"/>
        </w:rPr>
      </w:pPr>
      <w:r w:rsidRPr="00C50DD1">
        <w:rPr>
          <w:rFonts w:cs="Times New Roman"/>
          <w:b/>
          <w:bCs/>
          <w:szCs w:val="24"/>
        </w:rPr>
        <w:t xml:space="preserve">Fuente. </w:t>
      </w:r>
      <w:r w:rsidRPr="00C50DD1">
        <w:rPr>
          <w:rFonts w:cs="Times New Roman"/>
          <w:szCs w:val="24"/>
        </w:rPr>
        <w:t>[Elaboración propia]</w:t>
      </w:r>
    </w:p>
    <w:p w:rsidR="00CE71DD" w:rsidRDefault="00CE71DD" w:rsidP="00C50DD1">
      <w:pPr>
        <w:spacing w:after="0"/>
        <w:rPr>
          <w:rFonts w:cs="Times New Roman"/>
          <w:szCs w:val="24"/>
        </w:rPr>
      </w:pPr>
    </w:p>
    <w:p w:rsidR="00CE71DD" w:rsidRDefault="00CE71DD" w:rsidP="00C50DD1">
      <w:pPr>
        <w:spacing w:after="0"/>
        <w:rPr>
          <w:rFonts w:cs="Times New Roman"/>
          <w:szCs w:val="24"/>
        </w:rPr>
      </w:pPr>
    </w:p>
    <w:p w:rsidR="00CE71DD" w:rsidRDefault="00CE71DD" w:rsidP="00C50DD1">
      <w:pPr>
        <w:spacing w:after="0"/>
        <w:rPr>
          <w:rFonts w:cs="Times New Roman"/>
          <w:szCs w:val="24"/>
        </w:rPr>
      </w:pPr>
    </w:p>
    <w:p w:rsidR="00CE71DD" w:rsidRDefault="00CE71DD" w:rsidP="00C50DD1">
      <w:pPr>
        <w:spacing w:after="0"/>
        <w:rPr>
          <w:rFonts w:cs="Times New Roman"/>
          <w:szCs w:val="24"/>
        </w:rPr>
      </w:pPr>
    </w:p>
    <w:p w:rsidR="00CE71DD" w:rsidRPr="00C50DD1" w:rsidRDefault="00CE71DD" w:rsidP="00C50DD1">
      <w:pPr>
        <w:spacing w:after="0"/>
        <w:rPr>
          <w:rFonts w:cs="Times New Roman"/>
          <w:szCs w:val="24"/>
        </w:rPr>
      </w:pPr>
    </w:p>
    <w:p w:rsidR="000311AA" w:rsidRPr="00CE71DD" w:rsidRDefault="000311AA" w:rsidP="00C852EF">
      <w:pPr>
        <w:pStyle w:val="Ttulo5"/>
        <w:spacing w:after="0"/>
        <w:rPr>
          <w:rFonts w:cs="Times New Roman"/>
          <w:szCs w:val="24"/>
        </w:rPr>
      </w:pPr>
      <w:bookmarkStart w:id="335" w:name="_Toc510713282"/>
      <w:bookmarkStart w:id="336" w:name="_Toc510713467"/>
      <w:r w:rsidRPr="00C50DD1">
        <w:lastRenderedPageBreak/>
        <w:t>Pruebas de integración</w:t>
      </w:r>
      <w:bookmarkEnd w:id="335"/>
      <w:bookmarkEnd w:id="336"/>
    </w:p>
    <w:p w:rsidR="000311AA" w:rsidRPr="00C50DD1" w:rsidRDefault="000311AA" w:rsidP="00450BDA">
      <w:pPr>
        <w:pStyle w:val="figura"/>
      </w:pPr>
      <w:bookmarkStart w:id="337" w:name="_Toc510713283"/>
      <w:bookmarkStart w:id="338" w:name="_Toc510713468"/>
      <w:r w:rsidRPr="00C50DD1">
        <w:t>Figura N° 3.27</w:t>
      </w:r>
      <w:bookmarkEnd w:id="337"/>
      <w:bookmarkEnd w:id="338"/>
    </w:p>
    <w:p w:rsidR="000311AA" w:rsidRPr="00C50DD1" w:rsidRDefault="000311AA" w:rsidP="00450BDA">
      <w:pPr>
        <w:pStyle w:val="figura"/>
        <w:rPr>
          <w:rFonts w:cs="Times New Roman"/>
          <w:szCs w:val="24"/>
        </w:rPr>
      </w:pPr>
      <w:r w:rsidRPr="00C50DD1">
        <w:rPr>
          <w:rFonts w:cs="Times New Roman"/>
          <w:szCs w:val="24"/>
        </w:rPr>
        <w:t>Parámetros de la API y resultados esperados</w:t>
      </w:r>
    </w:p>
    <w:p w:rsidR="000311AA" w:rsidRPr="00C50DD1" w:rsidRDefault="00CE71DD" w:rsidP="00C50DD1">
      <w:pPr>
        <w:spacing w:after="0"/>
        <w:rPr>
          <w:rFonts w:cs="Times New Roman"/>
          <w:b/>
          <w:szCs w:val="24"/>
        </w:rPr>
      </w:pPr>
      <w:r w:rsidRPr="00C50DD1">
        <w:rPr>
          <w:rFonts w:cs="Times New Roman"/>
          <w:b/>
          <w:noProof/>
          <w:szCs w:val="24"/>
          <w:lang w:eastAsia="es-ES"/>
        </w:rPr>
        <w:drawing>
          <wp:anchor distT="0" distB="0" distL="114300" distR="114300" simplePos="0" relativeHeight="251671552" behindDoc="1" locked="0" layoutInCell="1" allowOverlap="1" wp14:anchorId="2B7DC2E7" wp14:editId="12AAF0DC">
            <wp:simplePos x="0" y="0"/>
            <wp:positionH relativeFrom="column">
              <wp:posOffset>117598</wp:posOffset>
            </wp:positionH>
            <wp:positionV relativeFrom="paragraph">
              <wp:posOffset>8890</wp:posOffset>
            </wp:positionV>
            <wp:extent cx="2830195" cy="2701925"/>
            <wp:effectExtent l="19050" t="0" r="8255" b="0"/>
            <wp:wrapNone/>
            <wp:docPr id="5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srcRect/>
                    <a:stretch>
                      <a:fillRect/>
                    </a:stretch>
                  </pic:blipFill>
                  <pic:spPr bwMode="auto">
                    <a:xfrm>
                      <a:off x="0" y="0"/>
                      <a:ext cx="2830195" cy="2701925"/>
                    </a:xfrm>
                    <a:prstGeom prst="rect">
                      <a:avLst/>
                    </a:prstGeom>
                    <a:noFill/>
                    <a:ln w="9525">
                      <a:noFill/>
                      <a:miter lim="800000"/>
                      <a:headEnd/>
                      <a:tailEnd/>
                    </a:ln>
                  </pic:spPr>
                </pic:pic>
              </a:graphicData>
            </a:graphic>
          </wp:anchor>
        </w:drawing>
      </w:r>
      <w:r w:rsidRPr="00C50DD1">
        <w:rPr>
          <w:rFonts w:cs="Times New Roman"/>
          <w:b/>
          <w:noProof/>
          <w:szCs w:val="24"/>
          <w:lang w:eastAsia="es-ES"/>
        </w:rPr>
        <w:drawing>
          <wp:anchor distT="0" distB="0" distL="114300" distR="114300" simplePos="0" relativeHeight="251678720" behindDoc="1" locked="0" layoutInCell="1" allowOverlap="1" wp14:anchorId="7EFEDD29" wp14:editId="127774AD">
            <wp:simplePos x="0" y="0"/>
            <wp:positionH relativeFrom="column">
              <wp:posOffset>2976093</wp:posOffset>
            </wp:positionH>
            <wp:positionV relativeFrom="paragraph">
              <wp:posOffset>6815</wp:posOffset>
            </wp:positionV>
            <wp:extent cx="2794000" cy="1346835"/>
            <wp:effectExtent l="19050" t="0" r="6350" b="0"/>
            <wp:wrapNone/>
            <wp:docPr id="5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srcRect/>
                    <a:stretch>
                      <a:fillRect/>
                    </a:stretch>
                  </pic:blipFill>
                  <pic:spPr bwMode="auto">
                    <a:xfrm>
                      <a:off x="0" y="0"/>
                      <a:ext cx="2794000" cy="1346835"/>
                    </a:xfrm>
                    <a:prstGeom prst="rect">
                      <a:avLst/>
                    </a:prstGeom>
                    <a:noFill/>
                    <a:ln w="9525">
                      <a:noFill/>
                      <a:miter lim="800000"/>
                      <a:headEnd/>
                      <a:tailEnd/>
                    </a:ln>
                  </pic:spPr>
                </pic:pic>
              </a:graphicData>
            </a:graphic>
          </wp:anchor>
        </w:drawing>
      </w: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A5430F" w:rsidRDefault="000311AA" w:rsidP="00C50DD1">
      <w:pPr>
        <w:spacing w:after="0"/>
        <w:rPr>
          <w:rFonts w:cs="Times New Roman"/>
          <w:szCs w:val="24"/>
        </w:rPr>
      </w:pPr>
      <w:r w:rsidRPr="00C50DD1">
        <w:rPr>
          <w:rFonts w:cs="Times New Roman"/>
          <w:b/>
          <w:bCs/>
          <w:szCs w:val="24"/>
        </w:rPr>
        <w:t xml:space="preserve">Fuente. </w:t>
      </w:r>
      <w:r w:rsidRPr="00C50DD1">
        <w:rPr>
          <w:rFonts w:cs="Times New Roman"/>
          <w:szCs w:val="24"/>
        </w:rPr>
        <w:t>[Elaboración propia]</w:t>
      </w:r>
    </w:p>
    <w:p w:rsidR="000311AA" w:rsidRPr="00814F10" w:rsidRDefault="000311AA" w:rsidP="00814F10">
      <w:pPr>
        <w:pStyle w:val="Ttulo3"/>
      </w:pPr>
      <w:bookmarkStart w:id="339" w:name="_Toc510713284"/>
      <w:bookmarkStart w:id="340" w:name="_Toc510713469"/>
      <w:bookmarkStart w:id="341" w:name="_Toc513531533"/>
      <w:r w:rsidRPr="00814F10">
        <w:t>Desarrollo de micro-servicios para administrar materiales bibliográficos</w:t>
      </w:r>
      <w:bookmarkEnd w:id="339"/>
      <w:bookmarkEnd w:id="340"/>
      <w:bookmarkEnd w:id="341"/>
    </w:p>
    <w:p w:rsidR="000311AA" w:rsidRPr="00C50DD1" w:rsidRDefault="000311AA" w:rsidP="0002007B">
      <w:pPr>
        <w:pStyle w:val="Ttulo4"/>
      </w:pPr>
      <w:bookmarkStart w:id="342" w:name="_Toc510713285"/>
      <w:bookmarkStart w:id="343" w:name="_Toc510713470"/>
      <w:bookmarkStart w:id="344" w:name="_Toc513531534"/>
      <w:r w:rsidRPr="00C50DD1">
        <w:t>Iteración 3: Gestión de registro de libros</w:t>
      </w:r>
      <w:bookmarkEnd w:id="342"/>
      <w:bookmarkEnd w:id="343"/>
      <w:bookmarkEnd w:id="344"/>
    </w:p>
    <w:p w:rsidR="000311AA" w:rsidRPr="00A5430F" w:rsidRDefault="000311AA" w:rsidP="007F5D7B">
      <w:pPr>
        <w:pStyle w:val="Ttulo5"/>
      </w:pPr>
      <w:bookmarkStart w:id="345" w:name="_Toc510713286"/>
      <w:bookmarkStart w:id="346" w:name="_Toc510713471"/>
      <w:r w:rsidRPr="00C50DD1">
        <w:t>Planificación y diseño</w:t>
      </w:r>
      <w:bookmarkEnd w:id="345"/>
      <w:bookmarkEnd w:id="346"/>
    </w:p>
    <w:p w:rsidR="000311AA" w:rsidRPr="00C50DD1" w:rsidRDefault="000311AA" w:rsidP="00450BDA">
      <w:pPr>
        <w:pStyle w:val="figura"/>
      </w:pPr>
      <w:bookmarkStart w:id="347" w:name="_Toc510713287"/>
      <w:bookmarkStart w:id="348" w:name="_Toc510713472"/>
      <w:r w:rsidRPr="00C50DD1">
        <w:t>Figura N° 3.28</w:t>
      </w:r>
      <w:bookmarkEnd w:id="347"/>
      <w:bookmarkEnd w:id="348"/>
    </w:p>
    <w:p w:rsidR="000311AA" w:rsidRPr="00353F15" w:rsidRDefault="00CE71DD" w:rsidP="00450BDA">
      <w:pPr>
        <w:pStyle w:val="figura"/>
        <w:rPr>
          <w:u w:val="single"/>
        </w:rPr>
      </w:pPr>
      <w:bookmarkStart w:id="349" w:name="_Toc510713288"/>
      <w:bookmarkStart w:id="350" w:name="_Toc510713473"/>
      <w:r w:rsidRPr="00C50DD1">
        <w:rPr>
          <w:rFonts w:cs="Times New Roman"/>
          <w:b w:val="0"/>
          <w:noProof/>
          <w:szCs w:val="24"/>
          <w:lang w:eastAsia="es-ES"/>
        </w:rPr>
        <w:drawing>
          <wp:anchor distT="0" distB="0" distL="114300" distR="114300" simplePos="0" relativeHeight="251684864" behindDoc="1" locked="0" layoutInCell="1" allowOverlap="1" wp14:anchorId="389AFABD" wp14:editId="2C91F1C3">
            <wp:simplePos x="0" y="0"/>
            <wp:positionH relativeFrom="column">
              <wp:posOffset>605439</wp:posOffset>
            </wp:positionH>
            <wp:positionV relativeFrom="paragraph">
              <wp:posOffset>272879</wp:posOffset>
            </wp:positionV>
            <wp:extent cx="4636698" cy="1828800"/>
            <wp:effectExtent l="0" t="0" r="0" b="0"/>
            <wp:wrapNone/>
            <wp:docPr id="63"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srcRect/>
                    <a:stretch>
                      <a:fillRect/>
                    </a:stretch>
                  </pic:blipFill>
                  <pic:spPr bwMode="auto">
                    <a:xfrm>
                      <a:off x="0" y="0"/>
                      <a:ext cx="4636698" cy="18288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311AA" w:rsidRPr="00353F15">
        <w:t>Blueprint: Servicios de selección, creación, edición y eliminación de libros</w:t>
      </w:r>
      <w:bookmarkEnd w:id="349"/>
      <w:bookmarkEnd w:id="350"/>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szCs w:val="24"/>
        </w:rPr>
      </w:pPr>
      <w:r w:rsidRPr="00C50DD1">
        <w:rPr>
          <w:rFonts w:cs="Times New Roman"/>
          <w:b/>
          <w:szCs w:val="24"/>
        </w:rPr>
        <w:t xml:space="preserve">Fuente. </w:t>
      </w:r>
      <w:r w:rsidRPr="00C50DD1">
        <w:rPr>
          <w:rFonts w:cs="Times New Roman"/>
          <w:szCs w:val="24"/>
        </w:rPr>
        <w:t>[Elaboración propia]</w:t>
      </w:r>
    </w:p>
    <w:p w:rsidR="000311AA" w:rsidRPr="00C50DD1" w:rsidRDefault="000311AA" w:rsidP="00450BDA">
      <w:pPr>
        <w:pStyle w:val="figura"/>
      </w:pPr>
      <w:bookmarkStart w:id="351" w:name="_Toc510713289"/>
      <w:bookmarkStart w:id="352" w:name="_Toc510713474"/>
      <w:r w:rsidRPr="00C50DD1">
        <w:lastRenderedPageBreak/>
        <w:t>Figura N° 3.29</w:t>
      </w:r>
      <w:bookmarkEnd w:id="351"/>
      <w:bookmarkEnd w:id="352"/>
    </w:p>
    <w:p w:rsidR="000311AA" w:rsidRPr="00C50DD1" w:rsidRDefault="00CE71DD" w:rsidP="00450BDA">
      <w:pPr>
        <w:pStyle w:val="figura"/>
      </w:pPr>
      <w:r w:rsidRPr="00C50DD1">
        <w:rPr>
          <w:rFonts w:cs="Times New Roman"/>
          <w:b w:val="0"/>
          <w:noProof/>
          <w:szCs w:val="24"/>
          <w:lang w:eastAsia="es-ES"/>
        </w:rPr>
        <w:drawing>
          <wp:anchor distT="0" distB="0" distL="114300" distR="114300" simplePos="0" relativeHeight="251692032" behindDoc="1" locked="0" layoutInCell="1" allowOverlap="1" wp14:anchorId="362299FD" wp14:editId="687A5E97">
            <wp:simplePos x="0" y="0"/>
            <wp:positionH relativeFrom="column">
              <wp:posOffset>474336</wp:posOffset>
            </wp:positionH>
            <wp:positionV relativeFrom="paragraph">
              <wp:posOffset>190822</wp:posOffset>
            </wp:positionV>
            <wp:extent cx="4809124" cy="3582537"/>
            <wp:effectExtent l="0" t="0" r="0" b="0"/>
            <wp:wrapNone/>
            <wp:docPr id="64"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srcRect/>
                    <a:stretch>
                      <a:fillRect/>
                    </a:stretch>
                  </pic:blipFill>
                  <pic:spPr bwMode="auto">
                    <a:xfrm>
                      <a:off x="0" y="0"/>
                      <a:ext cx="4809124" cy="3582537"/>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311AA" w:rsidRPr="00C50DD1">
        <w:t>Casos de uso: Gestión de libros</w:t>
      </w: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szCs w:val="24"/>
        </w:rPr>
      </w:pPr>
      <w:r w:rsidRPr="00C50DD1">
        <w:rPr>
          <w:rFonts w:cs="Times New Roman"/>
          <w:b/>
          <w:bCs/>
          <w:szCs w:val="24"/>
        </w:rPr>
        <w:t xml:space="preserve">Fuente. </w:t>
      </w:r>
      <w:r w:rsidRPr="00C50DD1">
        <w:rPr>
          <w:rFonts w:cs="Times New Roman"/>
          <w:szCs w:val="24"/>
        </w:rPr>
        <w:t>[Elaboración propia]</w:t>
      </w:r>
    </w:p>
    <w:p w:rsidR="000311AA" w:rsidRPr="00C50DD1" w:rsidRDefault="000311AA" w:rsidP="007F5D7B">
      <w:pPr>
        <w:pStyle w:val="Ttulo5"/>
      </w:pPr>
      <w:bookmarkStart w:id="353" w:name="_Toc510713290"/>
      <w:bookmarkStart w:id="354" w:name="_Toc510713475"/>
      <w:r w:rsidRPr="00C50DD1">
        <w:t>Codificación</w:t>
      </w:r>
      <w:bookmarkEnd w:id="353"/>
      <w:bookmarkEnd w:id="354"/>
    </w:p>
    <w:p w:rsidR="000311AA" w:rsidRPr="00C50DD1" w:rsidRDefault="000311AA" w:rsidP="00450BDA">
      <w:pPr>
        <w:pStyle w:val="figura"/>
      </w:pPr>
      <w:bookmarkStart w:id="355" w:name="_Toc510713291"/>
      <w:bookmarkStart w:id="356" w:name="_Toc510713476"/>
      <w:r w:rsidRPr="00C50DD1">
        <w:t>Figura N° 3.30</w:t>
      </w:r>
      <w:bookmarkEnd w:id="355"/>
      <w:bookmarkEnd w:id="356"/>
    </w:p>
    <w:p w:rsidR="000311AA" w:rsidRPr="00C50DD1" w:rsidRDefault="000311AA" w:rsidP="00450BDA">
      <w:pPr>
        <w:pStyle w:val="figura"/>
        <w:rPr>
          <w:rFonts w:cs="Times New Roman"/>
          <w:szCs w:val="24"/>
        </w:rPr>
      </w:pPr>
      <w:bookmarkStart w:id="357" w:name="_Toc510713292"/>
      <w:bookmarkStart w:id="358" w:name="_Toc510713477"/>
      <w:r w:rsidRPr="00C50DD1">
        <w:rPr>
          <w:rFonts w:cs="Times New Roman"/>
          <w:szCs w:val="24"/>
        </w:rPr>
        <w:t>Representación de la clase libro</w:t>
      </w:r>
      <w:bookmarkEnd w:id="357"/>
      <w:bookmarkEnd w:id="358"/>
    </w:p>
    <w:p w:rsidR="000311AA" w:rsidRPr="00C50DD1" w:rsidRDefault="00450BDA" w:rsidP="00C50DD1">
      <w:pPr>
        <w:spacing w:after="0"/>
        <w:rPr>
          <w:rFonts w:cs="Times New Roman"/>
          <w:b/>
          <w:bCs/>
          <w:szCs w:val="24"/>
        </w:rPr>
      </w:pPr>
      <w:r w:rsidRPr="00C50DD1">
        <w:rPr>
          <w:rFonts w:cs="Times New Roman"/>
          <w:b/>
          <w:bCs/>
          <w:noProof/>
          <w:szCs w:val="24"/>
          <w:lang w:eastAsia="es-ES"/>
        </w:rPr>
        <w:drawing>
          <wp:anchor distT="0" distB="0" distL="114300" distR="114300" simplePos="0" relativeHeight="251591680" behindDoc="1" locked="0" layoutInCell="1" allowOverlap="1" wp14:anchorId="034FF4ED" wp14:editId="2D73DB6D">
            <wp:simplePos x="0" y="0"/>
            <wp:positionH relativeFrom="column">
              <wp:posOffset>1858124</wp:posOffset>
            </wp:positionH>
            <wp:positionV relativeFrom="paragraph">
              <wp:posOffset>8265</wp:posOffset>
            </wp:positionV>
            <wp:extent cx="1913117" cy="2675269"/>
            <wp:effectExtent l="19050" t="0" r="0" b="0"/>
            <wp:wrapNone/>
            <wp:docPr id="66"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srcRect/>
                    <a:stretch>
                      <a:fillRect/>
                    </a:stretch>
                  </pic:blipFill>
                  <pic:spPr bwMode="auto">
                    <a:xfrm>
                      <a:off x="0" y="0"/>
                      <a:ext cx="1913117" cy="2675269"/>
                    </a:xfrm>
                    <a:prstGeom prst="rect">
                      <a:avLst/>
                    </a:prstGeom>
                    <a:noFill/>
                    <a:ln w="9525">
                      <a:noFill/>
                      <a:miter lim="800000"/>
                      <a:headEnd/>
                      <a:tailEnd/>
                    </a:ln>
                  </pic:spPr>
                </pic:pic>
              </a:graphicData>
            </a:graphic>
          </wp:anchor>
        </w:drawing>
      </w: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CE71DD" w:rsidRDefault="00CE71DD" w:rsidP="00C50DD1">
      <w:pPr>
        <w:spacing w:after="0"/>
        <w:rPr>
          <w:rFonts w:cs="Times New Roman"/>
          <w:b/>
          <w:bCs/>
          <w:szCs w:val="24"/>
        </w:rPr>
      </w:pPr>
    </w:p>
    <w:p w:rsidR="00CE71DD" w:rsidRDefault="00CE71DD" w:rsidP="00C50DD1">
      <w:pPr>
        <w:spacing w:after="0"/>
        <w:rPr>
          <w:rFonts w:cs="Times New Roman"/>
          <w:b/>
          <w:bCs/>
          <w:szCs w:val="24"/>
        </w:rPr>
      </w:pPr>
    </w:p>
    <w:p w:rsidR="00CE71DD" w:rsidRDefault="00CE71DD" w:rsidP="00C50DD1">
      <w:pPr>
        <w:spacing w:after="0"/>
        <w:rPr>
          <w:rFonts w:cs="Times New Roman"/>
          <w:b/>
          <w:bCs/>
          <w:szCs w:val="24"/>
        </w:rPr>
      </w:pPr>
      <w:r>
        <w:rPr>
          <w:rFonts w:cs="Times New Roman"/>
          <w:b/>
          <w:bCs/>
          <w:noProof/>
          <w:szCs w:val="24"/>
          <w:lang w:eastAsia="es-ES"/>
        </w:rPr>
        <w:lastRenderedPageBreak/>
        <w:drawing>
          <wp:anchor distT="0" distB="0" distL="114300" distR="114300" simplePos="0" relativeHeight="251708416" behindDoc="1" locked="0" layoutInCell="1" allowOverlap="1" wp14:anchorId="09362DDA" wp14:editId="7E89B738">
            <wp:simplePos x="0" y="0"/>
            <wp:positionH relativeFrom="column">
              <wp:posOffset>1836989</wp:posOffset>
            </wp:positionH>
            <wp:positionV relativeFrom="paragraph">
              <wp:posOffset>-7924</wp:posOffset>
            </wp:positionV>
            <wp:extent cx="2066925" cy="2400935"/>
            <wp:effectExtent l="19050" t="0" r="9525" b="0"/>
            <wp:wrapNone/>
            <wp:docPr id="67"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
                    <a:srcRect/>
                    <a:stretch>
                      <a:fillRect/>
                    </a:stretch>
                  </pic:blipFill>
                  <pic:spPr bwMode="auto">
                    <a:xfrm>
                      <a:off x="0" y="0"/>
                      <a:ext cx="2066925" cy="2400935"/>
                    </a:xfrm>
                    <a:prstGeom prst="rect">
                      <a:avLst/>
                    </a:prstGeom>
                    <a:noFill/>
                    <a:ln w="9525">
                      <a:noFill/>
                      <a:miter lim="800000"/>
                      <a:headEnd/>
                      <a:tailEnd/>
                    </a:ln>
                  </pic:spPr>
                </pic:pic>
              </a:graphicData>
            </a:graphic>
          </wp:anchor>
        </w:drawing>
      </w:r>
    </w:p>
    <w:p w:rsidR="000311AA" w:rsidRDefault="000311AA" w:rsidP="00C50DD1">
      <w:pPr>
        <w:spacing w:after="0"/>
        <w:rPr>
          <w:rFonts w:cs="Times New Roman"/>
          <w:b/>
          <w:bCs/>
          <w:szCs w:val="24"/>
        </w:rPr>
      </w:pPr>
    </w:p>
    <w:p w:rsidR="00104DBE" w:rsidRPr="00C50DD1" w:rsidRDefault="00104DBE"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A5430F" w:rsidRDefault="000311AA" w:rsidP="00A5430F">
      <w:pPr>
        <w:spacing w:after="0"/>
        <w:rPr>
          <w:rFonts w:cs="Times New Roman"/>
          <w:szCs w:val="24"/>
        </w:rPr>
      </w:pPr>
      <w:r w:rsidRPr="00C50DD1">
        <w:rPr>
          <w:rFonts w:cs="Times New Roman"/>
          <w:b/>
          <w:bCs/>
          <w:szCs w:val="24"/>
        </w:rPr>
        <w:t xml:space="preserve">Fuente. </w:t>
      </w:r>
      <w:r w:rsidRPr="00C50DD1">
        <w:rPr>
          <w:rFonts w:cs="Times New Roman"/>
          <w:szCs w:val="24"/>
        </w:rPr>
        <w:t>[Elaboración propia]</w:t>
      </w:r>
    </w:p>
    <w:p w:rsidR="000311AA" w:rsidRPr="00C50DD1" w:rsidRDefault="000311AA" w:rsidP="00450BDA">
      <w:pPr>
        <w:pStyle w:val="figura"/>
      </w:pPr>
      <w:bookmarkStart w:id="359" w:name="_Toc510713293"/>
      <w:bookmarkStart w:id="360" w:name="_Toc510713478"/>
      <w:r w:rsidRPr="00C50DD1">
        <w:t>Figura N° 3.31</w:t>
      </w:r>
      <w:bookmarkEnd w:id="359"/>
      <w:bookmarkEnd w:id="360"/>
    </w:p>
    <w:p w:rsidR="000311AA" w:rsidRPr="00C50DD1" w:rsidRDefault="000311AA" w:rsidP="00450BDA">
      <w:pPr>
        <w:pStyle w:val="figura"/>
        <w:rPr>
          <w:rFonts w:cs="Times New Roman"/>
          <w:szCs w:val="24"/>
        </w:rPr>
      </w:pPr>
      <w:r w:rsidRPr="00C50DD1">
        <w:rPr>
          <w:rFonts w:cs="Times New Roman"/>
          <w:szCs w:val="24"/>
        </w:rPr>
        <w:t>Código de los servicios de libros</w:t>
      </w:r>
    </w:p>
    <w:p w:rsidR="000311AA" w:rsidRPr="00C50DD1" w:rsidRDefault="000311AA" w:rsidP="00C50DD1">
      <w:pPr>
        <w:spacing w:after="0"/>
        <w:rPr>
          <w:rFonts w:cs="Times New Roman"/>
          <w:b/>
          <w:bCs/>
          <w:szCs w:val="24"/>
        </w:rPr>
      </w:pPr>
      <w:r w:rsidRPr="00C50DD1">
        <w:rPr>
          <w:rFonts w:cs="Times New Roman"/>
          <w:b/>
          <w:bCs/>
          <w:noProof/>
          <w:szCs w:val="24"/>
          <w:lang w:eastAsia="es-ES"/>
        </w:rPr>
        <w:drawing>
          <wp:anchor distT="0" distB="0" distL="114300" distR="114300" simplePos="0" relativeHeight="251697152" behindDoc="1" locked="0" layoutInCell="1" allowOverlap="1" wp14:anchorId="17FE355E" wp14:editId="0E520469">
            <wp:simplePos x="0" y="0"/>
            <wp:positionH relativeFrom="column">
              <wp:posOffset>199598</wp:posOffset>
            </wp:positionH>
            <wp:positionV relativeFrom="paragraph">
              <wp:posOffset>4483</wp:posOffset>
            </wp:positionV>
            <wp:extent cx="5402580" cy="3338830"/>
            <wp:effectExtent l="19050" t="0" r="7620" b="0"/>
            <wp:wrapNone/>
            <wp:docPr id="6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a:srcRect/>
                    <a:stretch>
                      <a:fillRect/>
                    </a:stretch>
                  </pic:blipFill>
                  <pic:spPr bwMode="auto">
                    <a:xfrm>
                      <a:off x="0" y="0"/>
                      <a:ext cx="5402580" cy="3338830"/>
                    </a:xfrm>
                    <a:prstGeom prst="rect">
                      <a:avLst/>
                    </a:prstGeom>
                    <a:noFill/>
                    <a:ln w="9525">
                      <a:noFill/>
                      <a:miter lim="800000"/>
                      <a:headEnd/>
                      <a:tailEnd/>
                    </a:ln>
                  </pic:spPr>
                </pic:pic>
              </a:graphicData>
            </a:graphic>
          </wp:anchor>
        </w:drawing>
      </w: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Default="000311AA" w:rsidP="00C50DD1">
      <w:pPr>
        <w:spacing w:after="0"/>
        <w:rPr>
          <w:rFonts w:cs="Times New Roman"/>
          <w:szCs w:val="24"/>
        </w:rPr>
      </w:pPr>
      <w:r w:rsidRPr="00C50DD1">
        <w:rPr>
          <w:rFonts w:cs="Times New Roman"/>
          <w:b/>
          <w:bCs/>
          <w:szCs w:val="24"/>
        </w:rPr>
        <w:t xml:space="preserve">Fuente. </w:t>
      </w:r>
      <w:r w:rsidRPr="00C50DD1">
        <w:rPr>
          <w:rFonts w:cs="Times New Roman"/>
          <w:szCs w:val="24"/>
        </w:rPr>
        <w:t>[Elaboración propia]</w:t>
      </w:r>
    </w:p>
    <w:p w:rsidR="00CE71DD" w:rsidRDefault="00CE71DD" w:rsidP="00C50DD1">
      <w:pPr>
        <w:spacing w:after="0"/>
        <w:rPr>
          <w:rFonts w:cs="Times New Roman"/>
          <w:szCs w:val="24"/>
        </w:rPr>
      </w:pPr>
    </w:p>
    <w:p w:rsidR="00CE71DD" w:rsidRPr="00C50DD1" w:rsidRDefault="00CE71DD" w:rsidP="00C50DD1">
      <w:pPr>
        <w:spacing w:after="0"/>
        <w:rPr>
          <w:rFonts w:cs="Times New Roman"/>
          <w:b/>
          <w:szCs w:val="24"/>
        </w:rPr>
      </w:pPr>
    </w:p>
    <w:p w:rsidR="000311AA" w:rsidRPr="00A5430F" w:rsidRDefault="000311AA" w:rsidP="007F5D7B">
      <w:pPr>
        <w:pStyle w:val="Ttulo5"/>
      </w:pPr>
      <w:bookmarkStart w:id="361" w:name="_Toc510713294"/>
      <w:bookmarkStart w:id="362" w:name="_Toc510713479"/>
      <w:r w:rsidRPr="00C50DD1">
        <w:lastRenderedPageBreak/>
        <w:t>Pruebas de integración</w:t>
      </w:r>
      <w:bookmarkEnd w:id="361"/>
      <w:bookmarkEnd w:id="362"/>
    </w:p>
    <w:p w:rsidR="000311AA" w:rsidRPr="00C50DD1" w:rsidRDefault="000311AA" w:rsidP="00450BDA">
      <w:pPr>
        <w:pStyle w:val="figura"/>
      </w:pPr>
      <w:bookmarkStart w:id="363" w:name="_Toc510713295"/>
      <w:bookmarkStart w:id="364" w:name="_Toc510713480"/>
      <w:r w:rsidRPr="00C50DD1">
        <w:t>Figura N° 3.32</w:t>
      </w:r>
      <w:bookmarkEnd w:id="363"/>
      <w:bookmarkEnd w:id="364"/>
    </w:p>
    <w:p w:rsidR="000311AA" w:rsidRPr="00353F15" w:rsidRDefault="000311AA" w:rsidP="00450BDA">
      <w:pPr>
        <w:pStyle w:val="figura"/>
      </w:pPr>
      <w:bookmarkStart w:id="365" w:name="_Toc510713296"/>
      <w:bookmarkStart w:id="366" w:name="_Toc510713481"/>
      <w:r w:rsidRPr="00353F15">
        <w:t>Parámetros de la API y resultados esperados</w:t>
      </w:r>
      <w:bookmarkEnd w:id="365"/>
      <w:bookmarkEnd w:id="366"/>
    </w:p>
    <w:p w:rsidR="000311AA" w:rsidRPr="00C50DD1" w:rsidRDefault="00CE71DD" w:rsidP="00C50DD1">
      <w:pPr>
        <w:spacing w:after="0"/>
        <w:rPr>
          <w:rFonts w:cs="Times New Roman"/>
          <w:b/>
          <w:szCs w:val="24"/>
        </w:rPr>
      </w:pPr>
      <w:r w:rsidRPr="00C50DD1">
        <w:rPr>
          <w:rFonts w:cs="Times New Roman"/>
          <w:b/>
          <w:noProof/>
          <w:szCs w:val="24"/>
          <w:lang w:eastAsia="es-ES"/>
        </w:rPr>
        <w:drawing>
          <wp:anchor distT="0" distB="0" distL="114300" distR="114300" simplePos="0" relativeHeight="251724800" behindDoc="1" locked="0" layoutInCell="1" allowOverlap="1" wp14:anchorId="4704BC03" wp14:editId="1BADA8D1">
            <wp:simplePos x="0" y="0"/>
            <wp:positionH relativeFrom="column">
              <wp:posOffset>3024892</wp:posOffset>
            </wp:positionH>
            <wp:positionV relativeFrom="paragraph">
              <wp:posOffset>41929</wp:posOffset>
            </wp:positionV>
            <wp:extent cx="2878594" cy="1480782"/>
            <wp:effectExtent l="0" t="0" r="0" b="0"/>
            <wp:wrapNone/>
            <wp:docPr id="71"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a:srcRect/>
                    <a:stretch>
                      <a:fillRect/>
                    </a:stretch>
                  </pic:blipFill>
                  <pic:spPr bwMode="auto">
                    <a:xfrm>
                      <a:off x="0" y="0"/>
                      <a:ext cx="2878594" cy="148078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C50DD1">
        <w:rPr>
          <w:rFonts w:cs="Times New Roman"/>
          <w:b/>
          <w:noProof/>
          <w:szCs w:val="24"/>
          <w:lang w:eastAsia="es-ES"/>
        </w:rPr>
        <w:drawing>
          <wp:anchor distT="0" distB="0" distL="114300" distR="114300" simplePos="0" relativeHeight="251716608" behindDoc="1" locked="0" layoutInCell="1" allowOverlap="1" wp14:anchorId="2DEFA951" wp14:editId="5E3F46FD">
            <wp:simplePos x="0" y="0"/>
            <wp:positionH relativeFrom="column">
              <wp:posOffset>285333</wp:posOffset>
            </wp:positionH>
            <wp:positionV relativeFrom="paragraph">
              <wp:posOffset>48772</wp:posOffset>
            </wp:positionV>
            <wp:extent cx="2616213" cy="2449773"/>
            <wp:effectExtent l="0" t="0" r="0" b="0"/>
            <wp:wrapNone/>
            <wp:docPr id="7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8"/>
                    <a:srcRect/>
                    <a:stretch>
                      <a:fillRect/>
                    </a:stretch>
                  </pic:blipFill>
                  <pic:spPr bwMode="auto">
                    <a:xfrm>
                      <a:off x="0" y="0"/>
                      <a:ext cx="2616213" cy="244977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104DBE" w:rsidRDefault="00104DBE" w:rsidP="00C50DD1">
      <w:pPr>
        <w:spacing w:after="0"/>
        <w:rPr>
          <w:rFonts w:cs="Times New Roman"/>
          <w:b/>
          <w:szCs w:val="24"/>
        </w:rPr>
      </w:pPr>
    </w:p>
    <w:p w:rsidR="00104DBE" w:rsidRDefault="00104DBE" w:rsidP="00C50DD1">
      <w:pPr>
        <w:spacing w:after="0"/>
        <w:rPr>
          <w:rFonts w:cs="Times New Roman"/>
          <w:b/>
          <w:szCs w:val="24"/>
        </w:rPr>
      </w:pPr>
    </w:p>
    <w:p w:rsidR="00104DBE" w:rsidRDefault="00104DBE" w:rsidP="00C50DD1">
      <w:pPr>
        <w:spacing w:after="0"/>
        <w:rPr>
          <w:rFonts w:cs="Times New Roman"/>
          <w:b/>
          <w:szCs w:val="24"/>
        </w:rPr>
      </w:pPr>
    </w:p>
    <w:p w:rsidR="00104DBE" w:rsidRDefault="00104DBE" w:rsidP="00C50DD1">
      <w:pPr>
        <w:spacing w:after="0"/>
        <w:rPr>
          <w:rFonts w:cs="Times New Roman"/>
          <w:b/>
          <w:szCs w:val="24"/>
        </w:rPr>
      </w:pPr>
    </w:p>
    <w:p w:rsidR="00104DBE" w:rsidRDefault="00104DBE" w:rsidP="00C50DD1">
      <w:pPr>
        <w:spacing w:after="0"/>
        <w:rPr>
          <w:rFonts w:cs="Times New Roman"/>
          <w:b/>
          <w:szCs w:val="24"/>
        </w:rPr>
      </w:pPr>
    </w:p>
    <w:p w:rsidR="00104DBE" w:rsidRDefault="00104DBE" w:rsidP="00C50DD1">
      <w:pPr>
        <w:spacing w:after="0"/>
        <w:rPr>
          <w:rFonts w:cs="Times New Roman"/>
          <w:b/>
          <w:szCs w:val="24"/>
        </w:rPr>
      </w:pPr>
    </w:p>
    <w:p w:rsidR="000311AA" w:rsidRPr="00C50DD1" w:rsidRDefault="000311AA" w:rsidP="00C50DD1">
      <w:pPr>
        <w:spacing w:after="0"/>
        <w:rPr>
          <w:rFonts w:cs="Times New Roman"/>
          <w:szCs w:val="24"/>
        </w:rPr>
      </w:pPr>
      <w:r w:rsidRPr="00C50DD1">
        <w:rPr>
          <w:rFonts w:cs="Times New Roman"/>
          <w:b/>
          <w:bCs/>
          <w:szCs w:val="24"/>
        </w:rPr>
        <w:t xml:space="preserve">Fuente. </w:t>
      </w:r>
      <w:r w:rsidRPr="00C50DD1">
        <w:rPr>
          <w:rFonts w:cs="Times New Roman"/>
          <w:szCs w:val="24"/>
        </w:rPr>
        <w:t>[Elaboración propia]</w:t>
      </w:r>
    </w:p>
    <w:p w:rsidR="000311AA" w:rsidRPr="00C50DD1" w:rsidRDefault="000311AA" w:rsidP="0002007B">
      <w:pPr>
        <w:pStyle w:val="Ttulo4"/>
      </w:pPr>
      <w:bookmarkStart w:id="367" w:name="_Toc510713297"/>
      <w:bookmarkStart w:id="368" w:name="_Toc510713482"/>
      <w:bookmarkStart w:id="369" w:name="_Toc513531535"/>
      <w:r w:rsidRPr="00C50DD1">
        <w:t>Iteración 4: Gestión de registro de tesis</w:t>
      </w:r>
      <w:bookmarkEnd w:id="367"/>
      <w:bookmarkEnd w:id="368"/>
      <w:bookmarkEnd w:id="369"/>
    </w:p>
    <w:p w:rsidR="000311AA" w:rsidRPr="00C50DD1" w:rsidRDefault="000311AA" w:rsidP="007F5D7B">
      <w:pPr>
        <w:pStyle w:val="Ttulo5"/>
      </w:pPr>
      <w:bookmarkStart w:id="370" w:name="_Toc510713298"/>
      <w:bookmarkStart w:id="371" w:name="_Toc510713483"/>
      <w:r w:rsidRPr="00C50DD1">
        <w:t>Planificación y diseño</w:t>
      </w:r>
      <w:bookmarkEnd w:id="370"/>
      <w:bookmarkEnd w:id="371"/>
    </w:p>
    <w:p w:rsidR="000311AA" w:rsidRPr="00C50DD1" w:rsidRDefault="000311AA" w:rsidP="00450BDA">
      <w:pPr>
        <w:pStyle w:val="figura"/>
      </w:pPr>
      <w:bookmarkStart w:id="372" w:name="_Toc510713299"/>
      <w:bookmarkStart w:id="373" w:name="_Toc510713484"/>
      <w:r w:rsidRPr="00C50DD1">
        <w:t>Figura N° 3.33</w:t>
      </w:r>
      <w:bookmarkEnd w:id="372"/>
      <w:bookmarkEnd w:id="373"/>
    </w:p>
    <w:p w:rsidR="000311AA" w:rsidRPr="00C50DD1" w:rsidRDefault="000311AA" w:rsidP="00450BDA">
      <w:pPr>
        <w:pStyle w:val="figura"/>
      </w:pPr>
      <w:r w:rsidRPr="00C50DD1">
        <w:t>Blueprint: Servicios de selección, creación, edición y eliminación de libros</w:t>
      </w:r>
    </w:p>
    <w:p w:rsidR="000311AA" w:rsidRPr="00C50DD1" w:rsidRDefault="000311AA" w:rsidP="00C50DD1">
      <w:pPr>
        <w:spacing w:after="0"/>
        <w:rPr>
          <w:rFonts w:cs="Times New Roman"/>
          <w:b/>
          <w:szCs w:val="24"/>
        </w:rPr>
      </w:pPr>
      <w:r w:rsidRPr="00C50DD1">
        <w:rPr>
          <w:rFonts w:cs="Times New Roman"/>
          <w:b/>
          <w:noProof/>
          <w:szCs w:val="24"/>
          <w:lang w:eastAsia="es-ES"/>
        </w:rPr>
        <w:drawing>
          <wp:anchor distT="0" distB="0" distL="114300" distR="114300" simplePos="0" relativeHeight="251729920" behindDoc="1" locked="0" layoutInCell="1" allowOverlap="1" wp14:anchorId="1B454D8D" wp14:editId="4CBCCF59">
            <wp:simplePos x="0" y="0"/>
            <wp:positionH relativeFrom="column">
              <wp:posOffset>16601</wp:posOffset>
            </wp:positionH>
            <wp:positionV relativeFrom="paragraph">
              <wp:posOffset>3719</wp:posOffset>
            </wp:positionV>
            <wp:extent cx="5402035" cy="1787979"/>
            <wp:effectExtent l="19050" t="0" r="8165" b="0"/>
            <wp:wrapNone/>
            <wp:docPr id="86"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a:srcRect/>
                    <a:stretch>
                      <a:fillRect/>
                    </a:stretch>
                  </pic:blipFill>
                  <pic:spPr bwMode="auto">
                    <a:xfrm>
                      <a:off x="0" y="0"/>
                      <a:ext cx="5402035" cy="1787979"/>
                    </a:xfrm>
                    <a:prstGeom prst="rect">
                      <a:avLst/>
                    </a:prstGeom>
                    <a:noFill/>
                    <a:ln w="9525">
                      <a:noFill/>
                      <a:miter lim="800000"/>
                      <a:headEnd/>
                      <a:tailEnd/>
                    </a:ln>
                  </pic:spPr>
                </pic:pic>
              </a:graphicData>
            </a:graphic>
          </wp:anchor>
        </w:drawing>
      </w: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Default="000311AA" w:rsidP="00C50DD1">
      <w:pPr>
        <w:spacing w:after="0"/>
        <w:rPr>
          <w:rFonts w:cs="Times New Roman"/>
          <w:szCs w:val="24"/>
        </w:rPr>
      </w:pPr>
      <w:r w:rsidRPr="00C50DD1">
        <w:rPr>
          <w:rFonts w:cs="Times New Roman"/>
          <w:b/>
          <w:szCs w:val="24"/>
        </w:rPr>
        <w:t xml:space="preserve">Fuente. </w:t>
      </w:r>
      <w:r w:rsidRPr="00C50DD1">
        <w:rPr>
          <w:rFonts w:cs="Times New Roman"/>
          <w:szCs w:val="24"/>
        </w:rPr>
        <w:t>[Elaboración propia]</w:t>
      </w:r>
    </w:p>
    <w:p w:rsidR="00CE71DD" w:rsidRPr="00C50DD1" w:rsidRDefault="00CE71DD" w:rsidP="00C50DD1">
      <w:pPr>
        <w:spacing w:after="0"/>
        <w:rPr>
          <w:rFonts w:cs="Times New Roman"/>
          <w:szCs w:val="24"/>
        </w:rPr>
      </w:pPr>
    </w:p>
    <w:p w:rsidR="000311AA" w:rsidRPr="00C50DD1" w:rsidRDefault="000311AA" w:rsidP="00450BDA">
      <w:pPr>
        <w:pStyle w:val="figura"/>
      </w:pPr>
      <w:bookmarkStart w:id="374" w:name="_Toc510713300"/>
      <w:bookmarkStart w:id="375" w:name="_Toc510713485"/>
      <w:r w:rsidRPr="00C50DD1">
        <w:lastRenderedPageBreak/>
        <w:t>Figura N° 3.34</w:t>
      </w:r>
      <w:bookmarkEnd w:id="374"/>
      <w:bookmarkEnd w:id="375"/>
    </w:p>
    <w:p w:rsidR="000311AA" w:rsidRPr="00C50DD1" w:rsidRDefault="000311AA" w:rsidP="00450BDA">
      <w:pPr>
        <w:pStyle w:val="figura"/>
      </w:pPr>
      <w:r w:rsidRPr="00C50DD1">
        <w:t>Casos de uso: Gestión de tesis</w:t>
      </w:r>
    </w:p>
    <w:p w:rsidR="000311AA" w:rsidRPr="00C50DD1" w:rsidRDefault="00CE71DD" w:rsidP="00C50DD1">
      <w:pPr>
        <w:spacing w:after="0"/>
        <w:rPr>
          <w:rFonts w:cs="Times New Roman"/>
          <w:b/>
          <w:szCs w:val="24"/>
        </w:rPr>
      </w:pPr>
      <w:r w:rsidRPr="00C50DD1">
        <w:rPr>
          <w:rFonts w:cs="Times New Roman"/>
          <w:b/>
          <w:noProof/>
          <w:szCs w:val="24"/>
          <w:lang w:eastAsia="es-ES"/>
        </w:rPr>
        <w:drawing>
          <wp:anchor distT="0" distB="0" distL="114300" distR="114300" simplePos="0" relativeHeight="251736064" behindDoc="1" locked="0" layoutInCell="1" allowOverlap="1" wp14:anchorId="6EF74202" wp14:editId="1EAC3AB8">
            <wp:simplePos x="0" y="0"/>
            <wp:positionH relativeFrom="column">
              <wp:posOffset>200328</wp:posOffset>
            </wp:positionH>
            <wp:positionV relativeFrom="paragraph">
              <wp:posOffset>2711</wp:posOffset>
            </wp:positionV>
            <wp:extent cx="5402035" cy="4147458"/>
            <wp:effectExtent l="19050" t="0" r="8165" b="0"/>
            <wp:wrapNone/>
            <wp:docPr id="87"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a:srcRect/>
                    <a:stretch>
                      <a:fillRect/>
                    </a:stretch>
                  </pic:blipFill>
                  <pic:spPr bwMode="auto">
                    <a:xfrm>
                      <a:off x="0" y="0"/>
                      <a:ext cx="5402035" cy="4147458"/>
                    </a:xfrm>
                    <a:prstGeom prst="rect">
                      <a:avLst/>
                    </a:prstGeom>
                    <a:noFill/>
                    <a:ln w="9525">
                      <a:noFill/>
                      <a:miter lim="800000"/>
                      <a:headEnd/>
                      <a:tailEnd/>
                    </a:ln>
                  </pic:spPr>
                </pic:pic>
              </a:graphicData>
            </a:graphic>
          </wp:anchor>
        </w:drawing>
      </w: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Default="000311AA" w:rsidP="00C50DD1">
      <w:pPr>
        <w:spacing w:after="0"/>
        <w:rPr>
          <w:rFonts w:cs="Times New Roman"/>
          <w:b/>
          <w:szCs w:val="24"/>
        </w:rPr>
      </w:pPr>
    </w:p>
    <w:p w:rsidR="00104DBE" w:rsidRDefault="00104DBE" w:rsidP="00C50DD1">
      <w:pPr>
        <w:spacing w:after="0"/>
        <w:rPr>
          <w:rFonts w:cs="Times New Roman"/>
          <w:b/>
          <w:szCs w:val="24"/>
        </w:rPr>
      </w:pPr>
    </w:p>
    <w:p w:rsidR="00104DBE" w:rsidRDefault="00104DBE" w:rsidP="00C50DD1">
      <w:pPr>
        <w:spacing w:after="0"/>
        <w:rPr>
          <w:rFonts w:cs="Times New Roman"/>
          <w:b/>
          <w:szCs w:val="24"/>
        </w:rPr>
      </w:pPr>
    </w:p>
    <w:p w:rsidR="000311AA" w:rsidRPr="00C50DD1" w:rsidRDefault="000311AA" w:rsidP="00CE71DD">
      <w:pPr>
        <w:rPr>
          <w:rFonts w:cs="Times New Roman"/>
          <w:b/>
          <w:szCs w:val="24"/>
        </w:rPr>
      </w:pPr>
      <w:bookmarkStart w:id="376" w:name="_Toc510713301"/>
      <w:bookmarkStart w:id="377" w:name="_Toc510713486"/>
      <w:r w:rsidRPr="00C50DD1">
        <w:rPr>
          <w:b/>
          <w:bCs/>
        </w:rPr>
        <w:t xml:space="preserve">Fuente. </w:t>
      </w:r>
      <w:r w:rsidRPr="00C50DD1">
        <w:t>[Elaboración propia]</w:t>
      </w:r>
      <w:bookmarkEnd w:id="376"/>
      <w:bookmarkEnd w:id="377"/>
    </w:p>
    <w:p w:rsidR="000311AA" w:rsidRPr="00C50DD1" w:rsidRDefault="000311AA" w:rsidP="007F5D7B">
      <w:pPr>
        <w:pStyle w:val="Ttulo5"/>
      </w:pPr>
      <w:r w:rsidRPr="00C50DD1">
        <w:t>Codificación</w:t>
      </w:r>
    </w:p>
    <w:p w:rsidR="000311AA" w:rsidRPr="00C50DD1" w:rsidRDefault="000311AA" w:rsidP="00450BDA">
      <w:pPr>
        <w:pStyle w:val="figura"/>
      </w:pPr>
      <w:bookmarkStart w:id="378" w:name="_Toc510713302"/>
      <w:bookmarkStart w:id="379" w:name="_Toc510713487"/>
      <w:r w:rsidRPr="00C50DD1">
        <w:t>Figura N° 3.35</w:t>
      </w:r>
      <w:bookmarkEnd w:id="378"/>
      <w:bookmarkEnd w:id="379"/>
    </w:p>
    <w:p w:rsidR="000311AA" w:rsidRPr="00C50DD1" w:rsidRDefault="00CE71DD" w:rsidP="00450BDA">
      <w:pPr>
        <w:pStyle w:val="figura"/>
        <w:rPr>
          <w:rFonts w:cs="Times New Roman"/>
          <w:szCs w:val="24"/>
        </w:rPr>
      </w:pPr>
      <w:r>
        <w:rPr>
          <w:rFonts w:cs="Times New Roman"/>
          <w:b w:val="0"/>
          <w:bCs/>
          <w:noProof/>
          <w:szCs w:val="24"/>
          <w:lang w:eastAsia="es-ES"/>
        </w:rPr>
        <w:drawing>
          <wp:anchor distT="0" distB="0" distL="114300" distR="114300" simplePos="0" relativeHeight="251599872" behindDoc="1" locked="0" layoutInCell="1" allowOverlap="1" wp14:anchorId="04D2E07D" wp14:editId="28FAC42C">
            <wp:simplePos x="0" y="0"/>
            <wp:positionH relativeFrom="column">
              <wp:posOffset>1758078</wp:posOffset>
            </wp:positionH>
            <wp:positionV relativeFrom="paragraph">
              <wp:posOffset>207626</wp:posOffset>
            </wp:positionV>
            <wp:extent cx="2109360" cy="2202512"/>
            <wp:effectExtent l="19050" t="0" r="5190" b="0"/>
            <wp:wrapNone/>
            <wp:docPr id="88"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1"/>
                    <a:srcRect/>
                    <a:stretch>
                      <a:fillRect/>
                    </a:stretch>
                  </pic:blipFill>
                  <pic:spPr bwMode="auto">
                    <a:xfrm>
                      <a:off x="0" y="0"/>
                      <a:ext cx="2109360" cy="2202512"/>
                    </a:xfrm>
                    <a:prstGeom prst="rect">
                      <a:avLst/>
                    </a:prstGeom>
                    <a:noFill/>
                    <a:ln w="9525">
                      <a:noFill/>
                      <a:miter lim="800000"/>
                      <a:headEnd/>
                      <a:tailEnd/>
                    </a:ln>
                  </pic:spPr>
                </pic:pic>
              </a:graphicData>
            </a:graphic>
          </wp:anchor>
        </w:drawing>
      </w:r>
      <w:r w:rsidR="000311AA" w:rsidRPr="00C50DD1">
        <w:rPr>
          <w:rFonts w:cs="Times New Roman"/>
          <w:szCs w:val="24"/>
        </w:rPr>
        <w:t>Representación de la clase tesis</w:t>
      </w: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450BDA">
      <w:r w:rsidRPr="00C50DD1">
        <w:rPr>
          <w:b/>
          <w:bCs/>
        </w:rPr>
        <w:lastRenderedPageBreak/>
        <w:t xml:space="preserve">Fuente. </w:t>
      </w:r>
      <w:r w:rsidRPr="00C50DD1">
        <w:t>[Elaboración propia]</w:t>
      </w:r>
    </w:p>
    <w:p w:rsidR="000311AA" w:rsidRPr="00C50DD1" w:rsidRDefault="000311AA" w:rsidP="00450BDA">
      <w:pPr>
        <w:pStyle w:val="figura"/>
      </w:pPr>
      <w:bookmarkStart w:id="380" w:name="_Toc510713303"/>
      <w:bookmarkStart w:id="381" w:name="_Toc510713488"/>
      <w:r w:rsidRPr="00C50DD1">
        <w:rPr>
          <w:bCs/>
        </w:rPr>
        <w:t>Figura N° 3.36</w:t>
      </w:r>
      <w:bookmarkEnd w:id="380"/>
      <w:bookmarkEnd w:id="381"/>
    </w:p>
    <w:p w:rsidR="000311AA" w:rsidRPr="00C50DD1" w:rsidRDefault="00CE71DD" w:rsidP="00450BDA">
      <w:pPr>
        <w:pStyle w:val="figura"/>
        <w:rPr>
          <w:bCs/>
        </w:rPr>
      </w:pPr>
      <w:r>
        <w:rPr>
          <w:rFonts w:cs="Times New Roman"/>
          <w:b w:val="0"/>
          <w:bCs/>
          <w:noProof/>
          <w:szCs w:val="24"/>
          <w:lang w:eastAsia="es-ES"/>
        </w:rPr>
        <w:drawing>
          <wp:anchor distT="0" distB="0" distL="114300" distR="114300" simplePos="0" relativeHeight="251611136" behindDoc="1" locked="0" layoutInCell="1" allowOverlap="1" wp14:anchorId="483936CA" wp14:editId="55F7C577">
            <wp:simplePos x="0" y="0"/>
            <wp:positionH relativeFrom="column">
              <wp:posOffset>1242590</wp:posOffset>
            </wp:positionH>
            <wp:positionV relativeFrom="paragraph">
              <wp:posOffset>303084</wp:posOffset>
            </wp:positionV>
            <wp:extent cx="3733800" cy="2663190"/>
            <wp:effectExtent l="19050" t="0" r="0" b="0"/>
            <wp:wrapNone/>
            <wp:docPr id="89"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2"/>
                    <a:srcRect/>
                    <a:stretch>
                      <a:fillRect/>
                    </a:stretch>
                  </pic:blipFill>
                  <pic:spPr bwMode="auto">
                    <a:xfrm>
                      <a:off x="0" y="0"/>
                      <a:ext cx="3733800" cy="2663190"/>
                    </a:xfrm>
                    <a:prstGeom prst="rect">
                      <a:avLst/>
                    </a:prstGeom>
                    <a:noFill/>
                    <a:ln w="9525">
                      <a:noFill/>
                      <a:miter lim="800000"/>
                      <a:headEnd/>
                      <a:tailEnd/>
                    </a:ln>
                  </pic:spPr>
                </pic:pic>
              </a:graphicData>
            </a:graphic>
          </wp:anchor>
        </w:drawing>
      </w:r>
      <w:r w:rsidR="000311AA" w:rsidRPr="00C50DD1">
        <w:rPr>
          <w:bCs/>
        </w:rPr>
        <w:t>Código de los servicios de tesis</w:t>
      </w: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szCs w:val="24"/>
        </w:rPr>
      </w:pPr>
      <w:r w:rsidRPr="00C50DD1">
        <w:rPr>
          <w:rFonts w:cs="Times New Roman"/>
          <w:b/>
          <w:bCs/>
          <w:szCs w:val="24"/>
        </w:rPr>
        <w:t xml:space="preserve">Fuente. </w:t>
      </w:r>
      <w:r w:rsidRPr="00C50DD1">
        <w:rPr>
          <w:rFonts w:cs="Times New Roman"/>
          <w:szCs w:val="24"/>
        </w:rPr>
        <w:t>[Elaboración propia]</w:t>
      </w:r>
    </w:p>
    <w:p w:rsidR="000311AA" w:rsidRPr="00C50DD1" w:rsidRDefault="000311AA" w:rsidP="007F5D7B">
      <w:pPr>
        <w:pStyle w:val="Ttulo5"/>
      </w:pPr>
      <w:bookmarkStart w:id="382" w:name="_Toc510713304"/>
      <w:bookmarkStart w:id="383" w:name="_Toc510713489"/>
      <w:r w:rsidRPr="00C50DD1">
        <w:t>Pruebas de integración</w:t>
      </w:r>
      <w:bookmarkEnd w:id="382"/>
      <w:bookmarkEnd w:id="383"/>
    </w:p>
    <w:p w:rsidR="000311AA" w:rsidRPr="00C50DD1" w:rsidRDefault="000311AA" w:rsidP="00450BDA">
      <w:pPr>
        <w:pStyle w:val="figura"/>
      </w:pPr>
      <w:bookmarkStart w:id="384" w:name="_Toc510713305"/>
      <w:bookmarkStart w:id="385" w:name="_Toc510713490"/>
      <w:r w:rsidRPr="00C50DD1">
        <w:t>Figura N° 3.37</w:t>
      </w:r>
      <w:bookmarkEnd w:id="384"/>
      <w:bookmarkEnd w:id="385"/>
    </w:p>
    <w:p w:rsidR="000311AA" w:rsidRPr="00C50DD1" w:rsidRDefault="000311AA" w:rsidP="00450BDA">
      <w:pPr>
        <w:pStyle w:val="figura"/>
        <w:rPr>
          <w:rFonts w:cs="Times New Roman"/>
          <w:szCs w:val="24"/>
        </w:rPr>
      </w:pPr>
      <w:bookmarkStart w:id="386" w:name="_Toc510713306"/>
      <w:bookmarkStart w:id="387" w:name="_Toc510713491"/>
      <w:r w:rsidRPr="00C50DD1">
        <w:rPr>
          <w:rFonts w:cs="Times New Roman"/>
          <w:szCs w:val="24"/>
        </w:rPr>
        <w:t>Parámetros de la API y resultados esperados</w:t>
      </w:r>
      <w:bookmarkEnd w:id="386"/>
      <w:bookmarkEnd w:id="387"/>
    </w:p>
    <w:p w:rsidR="000311AA" w:rsidRPr="00C50DD1" w:rsidRDefault="00CE71DD" w:rsidP="00C50DD1">
      <w:pPr>
        <w:spacing w:after="0"/>
        <w:rPr>
          <w:rFonts w:cs="Times New Roman"/>
          <w:b/>
          <w:szCs w:val="24"/>
        </w:rPr>
      </w:pPr>
      <w:r w:rsidRPr="00C50DD1">
        <w:rPr>
          <w:rFonts w:cs="Times New Roman"/>
          <w:b/>
          <w:noProof/>
          <w:szCs w:val="24"/>
          <w:lang w:eastAsia="es-ES"/>
        </w:rPr>
        <w:drawing>
          <wp:anchor distT="0" distB="0" distL="114300" distR="114300" simplePos="0" relativeHeight="251742208" behindDoc="1" locked="0" layoutInCell="1" allowOverlap="1" wp14:anchorId="35745460" wp14:editId="4AD5A5BD">
            <wp:simplePos x="0" y="0"/>
            <wp:positionH relativeFrom="column">
              <wp:posOffset>-84615</wp:posOffset>
            </wp:positionH>
            <wp:positionV relativeFrom="paragraph">
              <wp:posOffset>272406</wp:posOffset>
            </wp:positionV>
            <wp:extent cx="2928069" cy="2060811"/>
            <wp:effectExtent l="0" t="0" r="0" b="0"/>
            <wp:wrapNone/>
            <wp:docPr id="90"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3"/>
                    <a:srcRect/>
                    <a:stretch>
                      <a:fillRect/>
                    </a:stretch>
                  </pic:blipFill>
                  <pic:spPr bwMode="auto">
                    <a:xfrm>
                      <a:off x="0" y="0"/>
                      <a:ext cx="2937037" cy="206712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0311AA" w:rsidRPr="00C50DD1" w:rsidRDefault="000311AA" w:rsidP="00C50DD1">
      <w:pPr>
        <w:spacing w:after="0"/>
        <w:rPr>
          <w:rFonts w:cs="Times New Roman"/>
          <w:b/>
          <w:szCs w:val="24"/>
        </w:rPr>
      </w:pPr>
      <w:r w:rsidRPr="00C50DD1">
        <w:rPr>
          <w:rFonts w:cs="Times New Roman"/>
          <w:b/>
          <w:noProof/>
          <w:szCs w:val="24"/>
          <w:lang w:eastAsia="es-ES"/>
        </w:rPr>
        <w:drawing>
          <wp:anchor distT="0" distB="0" distL="114300" distR="114300" simplePos="0" relativeHeight="251748352" behindDoc="1" locked="0" layoutInCell="1" allowOverlap="1" wp14:anchorId="58E3979F" wp14:editId="2E3C9B2F">
            <wp:simplePos x="0" y="0"/>
            <wp:positionH relativeFrom="column">
              <wp:posOffset>2918422</wp:posOffset>
            </wp:positionH>
            <wp:positionV relativeFrom="paragraph">
              <wp:posOffset>9060</wp:posOffset>
            </wp:positionV>
            <wp:extent cx="2983479" cy="1549021"/>
            <wp:effectExtent l="0" t="0" r="0" b="0"/>
            <wp:wrapNone/>
            <wp:docPr id="91"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4"/>
                    <a:srcRect/>
                    <a:stretch>
                      <a:fillRect/>
                    </a:stretch>
                  </pic:blipFill>
                  <pic:spPr bwMode="auto">
                    <a:xfrm>
                      <a:off x="0" y="0"/>
                      <a:ext cx="2983479" cy="1549021"/>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r w:rsidRPr="00C50DD1">
        <w:rPr>
          <w:rFonts w:cs="Times New Roman"/>
          <w:b/>
          <w:bCs/>
          <w:szCs w:val="24"/>
        </w:rPr>
        <w:lastRenderedPageBreak/>
        <w:t xml:space="preserve">Fuente. </w:t>
      </w:r>
      <w:r w:rsidRPr="00C50DD1">
        <w:rPr>
          <w:rFonts w:cs="Times New Roman"/>
          <w:szCs w:val="24"/>
        </w:rPr>
        <w:t>[Elaboración propia]</w:t>
      </w:r>
    </w:p>
    <w:p w:rsidR="000311AA" w:rsidRPr="00C50DD1" w:rsidRDefault="000311AA" w:rsidP="0002007B">
      <w:pPr>
        <w:pStyle w:val="Ttulo4"/>
      </w:pPr>
      <w:bookmarkStart w:id="388" w:name="_Toc510713307"/>
      <w:bookmarkStart w:id="389" w:name="_Toc510713492"/>
      <w:bookmarkStart w:id="390" w:name="_Toc513531536"/>
      <w:r w:rsidRPr="00C50DD1">
        <w:t>Iteración 5: Gestión de registro de revistas</w:t>
      </w:r>
      <w:bookmarkEnd w:id="388"/>
      <w:bookmarkEnd w:id="389"/>
      <w:bookmarkEnd w:id="390"/>
    </w:p>
    <w:p w:rsidR="000311AA" w:rsidRPr="00C50DD1" w:rsidRDefault="000311AA" w:rsidP="007F5D7B">
      <w:pPr>
        <w:pStyle w:val="Ttulo5"/>
      </w:pPr>
      <w:bookmarkStart w:id="391" w:name="_Toc510713308"/>
      <w:bookmarkStart w:id="392" w:name="_Toc510713493"/>
      <w:r w:rsidRPr="00C50DD1">
        <w:t>Planificación y diseño</w:t>
      </w:r>
      <w:bookmarkEnd w:id="391"/>
      <w:bookmarkEnd w:id="392"/>
    </w:p>
    <w:p w:rsidR="000311AA" w:rsidRPr="00C50DD1" w:rsidRDefault="000311AA" w:rsidP="00450BDA">
      <w:pPr>
        <w:pStyle w:val="figura"/>
      </w:pPr>
      <w:bookmarkStart w:id="393" w:name="_Toc510713309"/>
      <w:bookmarkStart w:id="394" w:name="_Toc510713494"/>
      <w:r w:rsidRPr="00C50DD1">
        <w:t>Figura N° 3.38</w:t>
      </w:r>
      <w:bookmarkEnd w:id="393"/>
      <w:bookmarkEnd w:id="394"/>
    </w:p>
    <w:p w:rsidR="000311AA" w:rsidRPr="00C50DD1" w:rsidRDefault="000311AA" w:rsidP="00450BDA">
      <w:pPr>
        <w:pStyle w:val="figura"/>
        <w:rPr>
          <w:u w:val="single"/>
        </w:rPr>
      </w:pPr>
      <w:r w:rsidRPr="00C50DD1">
        <w:t>Blueprint: Servicios de selección, creación, edición y eliminación de revistas</w:t>
      </w:r>
    </w:p>
    <w:p w:rsidR="000311AA" w:rsidRPr="00C50DD1" w:rsidRDefault="000311AA" w:rsidP="00C50DD1">
      <w:pPr>
        <w:spacing w:after="0"/>
        <w:rPr>
          <w:rFonts w:cs="Times New Roman"/>
          <w:b/>
          <w:szCs w:val="24"/>
        </w:rPr>
      </w:pPr>
      <w:r w:rsidRPr="00C50DD1">
        <w:rPr>
          <w:rFonts w:cs="Times New Roman"/>
          <w:b/>
          <w:noProof/>
          <w:szCs w:val="24"/>
          <w:lang w:eastAsia="es-ES"/>
        </w:rPr>
        <w:drawing>
          <wp:anchor distT="0" distB="0" distL="114300" distR="114300" simplePos="0" relativeHeight="251753472" behindDoc="1" locked="0" layoutInCell="1" allowOverlap="1" wp14:anchorId="6F8A3084" wp14:editId="2374243A">
            <wp:simplePos x="0" y="0"/>
            <wp:positionH relativeFrom="column">
              <wp:posOffset>341052</wp:posOffset>
            </wp:positionH>
            <wp:positionV relativeFrom="paragraph">
              <wp:posOffset>5715</wp:posOffset>
            </wp:positionV>
            <wp:extent cx="4933181" cy="1603612"/>
            <wp:effectExtent l="0" t="0" r="0" b="0"/>
            <wp:wrapNone/>
            <wp:docPr id="92"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5"/>
                    <a:srcRect/>
                    <a:stretch>
                      <a:fillRect/>
                    </a:stretch>
                  </pic:blipFill>
                  <pic:spPr bwMode="auto">
                    <a:xfrm>
                      <a:off x="0" y="0"/>
                      <a:ext cx="4933181" cy="160361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450BDA">
      <w:pPr>
        <w:rPr>
          <w:b/>
          <w:noProof/>
          <w:lang w:eastAsia="es-ES"/>
        </w:rPr>
      </w:pPr>
      <w:r w:rsidRPr="00C50DD1">
        <w:rPr>
          <w:b/>
        </w:rPr>
        <w:t xml:space="preserve">Fuente. </w:t>
      </w:r>
      <w:r w:rsidRPr="00C50DD1">
        <w:t>[Elaboración propia]</w:t>
      </w:r>
    </w:p>
    <w:p w:rsidR="000311AA" w:rsidRPr="00C50DD1" w:rsidRDefault="000311AA" w:rsidP="00450BDA">
      <w:pPr>
        <w:pStyle w:val="figura"/>
      </w:pPr>
      <w:bookmarkStart w:id="395" w:name="_Toc510713310"/>
      <w:bookmarkStart w:id="396" w:name="_Toc510713495"/>
      <w:r w:rsidRPr="00C50DD1">
        <w:t>Figura N° 3.39</w:t>
      </w:r>
      <w:bookmarkEnd w:id="395"/>
      <w:bookmarkEnd w:id="396"/>
    </w:p>
    <w:p w:rsidR="000311AA" w:rsidRPr="00C50DD1" w:rsidRDefault="00CE71DD" w:rsidP="00450BDA">
      <w:pPr>
        <w:pStyle w:val="figura"/>
      </w:pPr>
      <w:r w:rsidRPr="00C50DD1">
        <w:rPr>
          <w:rFonts w:cs="Times New Roman"/>
          <w:b w:val="0"/>
          <w:noProof/>
          <w:szCs w:val="24"/>
          <w:lang w:eastAsia="es-ES"/>
        </w:rPr>
        <w:drawing>
          <wp:anchor distT="0" distB="0" distL="114300" distR="114300" simplePos="0" relativeHeight="251760640" behindDoc="1" locked="0" layoutInCell="1" allowOverlap="1" wp14:anchorId="7989050F" wp14:editId="1893F754">
            <wp:simplePos x="0" y="0"/>
            <wp:positionH relativeFrom="column">
              <wp:posOffset>16510</wp:posOffset>
            </wp:positionH>
            <wp:positionV relativeFrom="paragraph">
              <wp:posOffset>232874</wp:posOffset>
            </wp:positionV>
            <wp:extent cx="5402035" cy="3992335"/>
            <wp:effectExtent l="19050" t="0" r="8165" b="0"/>
            <wp:wrapNone/>
            <wp:docPr id="94"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6"/>
                    <a:srcRect/>
                    <a:stretch>
                      <a:fillRect/>
                    </a:stretch>
                  </pic:blipFill>
                  <pic:spPr bwMode="auto">
                    <a:xfrm>
                      <a:off x="0" y="0"/>
                      <a:ext cx="5402035" cy="3992335"/>
                    </a:xfrm>
                    <a:prstGeom prst="rect">
                      <a:avLst/>
                    </a:prstGeom>
                    <a:noFill/>
                    <a:ln w="9525">
                      <a:noFill/>
                      <a:miter lim="800000"/>
                      <a:headEnd/>
                      <a:tailEnd/>
                    </a:ln>
                  </pic:spPr>
                </pic:pic>
              </a:graphicData>
            </a:graphic>
          </wp:anchor>
        </w:drawing>
      </w:r>
      <w:r w:rsidR="000311AA" w:rsidRPr="00C50DD1">
        <w:t>Casos de uso: Gestión de revistas</w:t>
      </w: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r w:rsidRPr="00C50DD1">
        <w:rPr>
          <w:rFonts w:cs="Times New Roman"/>
          <w:b/>
          <w:bCs/>
          <w:szCs w:val="24"/>
        </w:rPr>
        <w:lastRenderedPageBreak/>
        <w:t xml:space="preserve">Fuente. </w:t>
      </w:r>
      <w:r w:rsidRPr="00C50DD1">
        <w:rPr>
          <w:rFonts w:cs="Times New Roman"/>
          <w:szCs w:val="24"/>
        </w:rPr>
        <w:t>[Elaboración propia]</w:t>
      </w:r>
    </w:p>
    <w:p w:rsidR="000311AA" w:rsidRPr="00C50DD1" w:rsidRDefault="000311AA" w:rsidP="007F5D7B">
      <w:pPr>
        <w:pStyle w:val="Ttulo5"/>
      </w:pPr>
      <w:bookmarkStart w:id="397" w:name="_Toc510713311"/>
      <w:bookmarkStart w:id="398" w:name="_Toc510713496"/>
      <w:r w:rsidRPr="00C50DD1">
        <w:t>Codificación</w:t>
      </w:r>
      <w:bookmarkEnd w:id="397"/>
      <w:bookmarkEnd w:id="398"/>
    </w:p>
    <w:p w:rsidR="000311AA" w:rsidRPr="00C50DD1" w:rsidRDefault="000311AA" w:rsidP="00450BDA">
      <w:pPr>
        <w:pStyle w:val="figura"/>
      </w:pPr>
      <w:bookmarkStart w:id="399" w:name="_Toc510713312"/>
      <w:bookmarkStart w:id="400" w:name="_Toc510713497"/>
      <w:r w:rsidRPr="00C50DD1">
        <w:t>Figura N° 3.40</w:t>
      </w:r>
      <w:bookmarkEnd w:id="399"/>
      <w:bookmarkEnd w:id="400"/>
    </w:p>
    <w:p w:rsidR="000311AA" w:rsidRPr="00C50DD1" w:rsidRDefault="000311AA" w:rsidP="00450BDA">
      <w:pPr>
        <w:pStyle w:val="figura"/>
        <w:rPr>
          <w:rFonts w:cs="Times New Roman"/>
          <w:szCs w:val="24"/>
        </w:rPr>
      </w:pPr>
      <w:bookmarkStart w:id="401" w:name="_Toc510713313"/>
      <w:bookmarkStart w:id="402" w:name="_Toc510713498"/>
      <w:r w:rsidRPr="00C50DD1">
        <w:rPr>
          <w:rFonts w:cs="Times New Roman"/>
          <w:szCs w:val="24"/>
        </w:rPr>
        <w:t>Representación de la clase revistas</w:t>
      </w:r>
      <w:bookmarkEnd w:id="401"/>
      <w:bookmarkEnd w:id="402"/>
    </w:p>
    <w:p w:rsidR="000311AA" w:rsidRPr="00C50DD1" w:rsidRDefault="000311AA" w:rsidP="00C50DD1">
      <w:pPr>
        <w:spacing w:after="0"/>
        <w:jc w:val="center"/>
        <w:rPr>
          <w:rFonts w:cs="Times New Roman"/>
          <w:b/>
          <w:bCs/>
          <w:szCs w:val="24"/>
        </w:rPr>
      </w:pPr>
      <w:r w:rsidRPr="00C50DD1">
        <w:rPr>
          <w:rFonts w:cs="Times New Roman"/>
          <w:b/>
          <w:bCs/>
          <w:noProof/>
          <w:szCs w:val="24"/>
          <w:lang w:eastAsia="es-ES"/>
        </w:rPr>
        <w:drawing>
          <wp:anchor distT="0" distB="0" distL="114300" distR="114300" simplePos="0" relativeHeight="251765760" behindDoc="1" locked="0" layoutInCell="1" allowOverlap="1" wp14:anchorId="7D44A855" wp14:editId="4DFAC767">
            <wp:simplePos x="0" y="0"/>
            <wp:positionH relativeFrom="column">
              <wp:posOffset>1634291</wp:posOffset>
            </wp:positionH>
            <wp:positionV relativeFrom="paragraph">
              <wp:posOffset>12235</wp:posOffset>
            </wp:positionV>
            <wp:extent cx="2503715" cy="2881993"/>
            <wp:effectExtent l="19050" t="0" r="0" b="0"/>
            <wp:wrapNone/>
            <wp:docPr id="95"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7"/>
                    <a:srcRect/>
                    <a:stretch>
                      <a:fillRect/>
                    </a:stretch>
                  </pic:blipFill>
                  <pic:spPr bwMode="auto">
                    <a:xfrm>
                      <a:off x="0" y="0"/>
                      <a:ext cx="2503715" cy="2881993"/>
                    </a:xfrm>
                    <a:prstGeom prst="rect">
                      <a:avLst/>
                    </a:prstGeom>
                    <a:noFill/>
                    <a:ln w="9525">
                      <a:noFill/>
                      <a:miter lim="800000"/>
                      <a:headEnd/>
                      <a:tailEnd/>
                    </a:ln>
                  </pic:spPr>
                </pic:pic>
              </a:graphicData>
            </a:graphic>
          </wp:anchor>
        </w:drawing>
      </w: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Default="000311AA" w:rsidP="00C50DD1">
      <w:pPr>
        <w:spacing w:after="0"/>
        <w:rPr>
          <w:rFonts w:cs="Times New Roman"/>
          <w:b/>
          <w:bCs/>
          <w:szCs w:val="24"/>
        </w:rPr>
      </w:pPr>
    </w:p>
    <w:p w:rsidR="00CE71DD" w:rsidRDefault="00CE71DD" w:rsidP="00C50DD1">
      <w:pPr>
        <w:spacing w:after="0"/>
        <w:rPr>
          <w:rFonts w:cs="Times New Roman"/>
          <w:b/>
          <w:bCs/>
          <w:szCs w:val="24"/>
        </w:rPr>
      </w:pPr>
    </w:p>
    <w:p w:rsidR="00CE71DD" w:rsidRDefault="00CE71DD" w:rsidP="00C50DD1">
      <w:pPr>
        <w:spacing w:after="0"/>
        <w:rPr>
          <w:rFonts w:cs="Times New Roman"/>
          <w:b/>
          <w:bCs/>
          <w:szCs w:val="24"/>
        </w:rPr>
      </w:pPr>
    </w:p>
    <w:p w:rsidR="00CE71DD" w:rsidRDefault="00CE71DD" w:rsidP="00C50DD1">
      <w:pPr>
        <w:spacing w:after="0"/>
        <w:rPr>
          <w:rFonts w:cs="Times New Roman"/>
          <w:b/>
          <w:bCs/>
          <w:szCs w:val="24"/>
        </w:rPr>
      </w:pPr>
    </w:p>
    <w:p w:rsidR="00CE71DD" w:rsidRDefault="00CE71DD" w:rsidP="00C50DD1">
      <w:pPr>
        <w:spacing w:after="0"/>
        <w:rPr>
          <w:rFonts w:cs="Times New Roman"/>
          <w:b/>
          <w:bCs/>
          <w:szCs w:val="24"/>
        </w:rPr>
      </w:pPr>
    </w:p>
    <w:p w:rsidR="00CE71DD" w:rsidRDefault="00CE71DD" w:rsidP="00C50DD1">
      <w:pPr>
        <w:spacing w:after="0"/>
        <w:rPr>
          <w:rFonts w:cs="Times New Roman"/>
          <w:b/>
          <w:bCs/>
          <w:szCs w:val="24"/>
        </w:rPr>
      </w:pPr>
    </w:p>
    <w:p w:rsidR="00CE71DD" w:rsidRDefault="00CE71DD" w:rsidP="00C50DD1">
      <w:pPr>
        <w:spacing w:after="0"/>
        <w:rPr>
          <w:rFonts w:cs="Times New Roman"/>
          <w:b/>
          <w:bCs/>
          <w:szCs w:val="24"/>
        </w:rPr>
      </w:pPr>
    </w:p>
    <w:p w:rsidR="00CE71DD" w:rsidRDefault="00CE71DD" w:rsidP="00C50DD1">
      <w:pPr>
        <w:spacing w:after="0"/>
        <w:rPr>
          <w:rFonts w:cs="Times New Roman"/>
          <w:b/>
          <w:bCs/>
          <w:szCs w:val="24"/>
        </w:rPr>
      </w:pPr>
    </w:p>
    <w:p w:rsidR="00CE71DD" w:rsidRPr="00C50DD1" w:rsidRDefault="00CE71DD" w:rsidP="00C50DD1">
      <w:pPr>
        <w:spacing w:after="0"/>
        <w:rPr>
          <w:rFonts w:cs="Times New Roman"/>
          <w:b/>
          <w:bCs/>
          <w:szCs w:val="24"/>
        </w:rPr>
      </w:pPr>
    </w:p>
    <w:p w:rsidR="000311AA" w:rsidRPr="00C50DD1" w:rsidRDefault="000311AA" w:rsidP="00450BDA">
      <w:bookmarkStart w:id="403" w:name="_Toc510713314"/>
      <w:bookmarkStart w:id="404" w:name="_Toc510713499"/>
      <w:bookmarkStart w:id="405" w:name="_Toc510714066"/>
      <w:r w:rsidRPr="00C50DD1">
        <w:rPr>
          <w:b/>
          <w:bCs/>
        </w:rPr>
        <w:t xml:space="preserve">Fuente. </w:t>
      </w:r>
      <w:r w:rsidRPr="00C50DD1">
        <w:t>[Elaboración propia]</w:t>
      </w:r>
      <w:bookmarkEnd w:id="403"/>
      <w:bookmarkEnd w:id="404"/>
      <w:bookmarkEnd w:id="405"/>
    </w:p>
    <w:p w:rsidR="000311AA" w:rsidRPr="00C50DD1" w:rsidRDefault="000311AA" w:rsidP="00450BDA">
      <w:pPr>
        <w:pStyle w:val="figura"/>
      </w:pPr>
      <w:bookmarkStart w:id="406" w:name="_Toc510713315"/>
      <w:bookmarkStart w:id="407" w:name="_Toc510713500"/>
      <w:r w:rsidRPr="00C50DD1">
        <w:t>Figura N° 3.41</w:t>
      </w:r>
      <w:bookmarkEnd w:id="406"/>
      <w:bookmarkEnd w:id="407"/>
    </w:p>
    <w:p w:rsidR="000311AA" w:rsidRPr="00C50DD1" w:rsidRDefault="00CE71DD" w:rsidP="00450BDA">
      <w:pPr>
        <w:pStyle w:val="figura"/>
        <w:rPr>
          <w:rFonts w:cs="Times New Roman"/>
          <w:szCs w:val="24"/>
        </w:rPr>
      </w:pPr>
      <w:r w:rsidRPr="00C50DD1">
        <w:rPr>
          <w:rFonts w:cs="Times New Roman"/>
          <w:b w:val="0"/>
          <w:bCs/>
          <w:noProof/>
          <w:szCs w:val="24"/>
          <w:lang w:eastAsia="es-ES"/>
        </w:rPr>
        <w:drawing>
          <wp:anchor distT="0" distB="0" distL="114300" distR="114300" simplePos="0" relativeHeight="251774976" behindDoc="1" locked="0" layoutInCell="1" allowOverlap="1" wp14:anchorId="0AC9747A" wp14:editId="6D862663">
            <wp:simplePos x="0" y="0"/>
            <wp:positionH relativeFrom="column">
              <wp:posOffset>772141</wp:posOffset>
            </wp:positionH>
            <wp:positionV relativeFrom="paragraph">
              <wp:posOffset>310022</wp:posOffset>
            </wp:positionV>
            <wp:extent cx="4511343" cy="3040589"/>
            <wp:effectExtent l="0" t="0" r="0" b="0"/>
            <wp:wrapNone/>
            <wp:docPr id="97"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8"/>
                    <a:srcRect/>
                    <a:stretch>
                      <a:fillRect/>
                    </a:stretch>
                  </pic:blipFill>
                  <pic:spPr bwMode="auto">
                    <a:xfrm>
                      <a:off x="0" y="0"/>
                      <a:ext cx="4511343" cy="3040589"/>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311AA" w:rsidRPr="00C50DD1">
        <w:rPr>
          <w:rFonts w:cs="Times New Roman"/>
          <w:szCs w:val="24"/>
        </w:rPr>
        <w:t>Código de los servicios de revistas</w:t>
      </w:r>
    </w:p>
    <w:p w:rsidR="000311AA" w:rsidRPr="00C50DD1" w:rsidRDefault="000311AA" w:rsidP="00C50DD1">
      <w:pPr>
        <w:spacing w:after="0"/>
        <w:rPr>
          <w:rFonts w:cs="Times New Roman"/>
          <w:b/>
          <w:bCs/>
          <w:noProof/>
          <w:szCs w:val="24"/>
          <w:lang w:eastAsia="es-ES"/>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b/>
          <w:bCs/>
          <w:szCs w:val="24"/>
        </w:rPr>
      </w:pPr>
    </w:p>
    <w:p w:rsidR="000311AA" w:rsidRPr="00C50DD1" w:rsidRDefault="000311AA" w:rsidP="00C50DD1">
      <w:pPr>
        <w:spacing w:after="0"/>
        <w:rPr>
          <w:rFonts w:cs="Times New Roman"/>
          <w:szCs w:val="24"/>
        </w:rPr>
      </w:pPr>
      <w:r w:rsidRPr="00C50DD1">
        <w:rPr>
          <w:rFonts w:cs="Times New Roman"/>
          <w:b/>
          <w:bCs/>
          <w:szCs w:val="24"/>
        </w:rPr>
        <w:lastRenderedPageBreak/>
        <w:t xml:space="preserve">Fuente. </w:t>
      </w:r>
      <w:r w:rsidRPr="00C50DD1">
        <w:rPr>
          <w:rFonts w:cs="Times New Roman"/>
          <w:szCs w:val="24"/>
        </w:rPr>
        <w:t>[Elaboración propia]</w:t>
      </w:r>
    </w:p>
    <w:p w:rsidR="000311AA" w:rsidRPr="0002007B" w:rsidRDefault="000311AA" w:rsidP="007F5D7B">
      <w:pPr>
        <w:pStyle w:val="Ttulo5"/>
      </w:pPr>
      <w:bookmarkStart w:id="408" w:name="_Toc510713316"/>
      <w:bookmarkStart w:id="409" w:name="_Toc510713501"/>
      <w:bookmarkStart w:id="410" w:name="_Toc510714068"/>
      <w:r w:rsidRPr="0002007B">
        <w:t>Pruebas de integración</w:t>
      </w:r>
      <w:bookmarkEnd w:id="408"/>
      <w:bookmarkEnd w:id="409"/>
      <w:bookmarkEnd w:id="410"/>
    </w:p>
    <w:p w:rsidR="000311AA" w:rsidRPr="00C50DD1" w:rsidRDefault="000311AA" w:rsidP="00450BDA">
      <w:pPr>
        <w:pStyle w:val="figura"/>
      </w:pPr>
      <w:bookmarkStart w:id="411" w:name="_Toc510713317"/>
      <w:bookmarkStart w:id="412" w:name="_Toc510713502"/>
      <w:r w:rsidRPr="00C50DD1">
        <w:t>Figura N° 3.42</w:t>
      </w:r>
      <w:bookmarkEnd w:id="411"/>
      <w:bookmarkEnd w:id="412"/>
    </w:p>
    <w:p w:rsidR="000311AA" w:rsidRPr="00C50DD1" w:rsidRDefault="00CE71DD" w:rsidP="00450BDA">
      <w:pPr>
        <w:pStyle w:val="figura"/>
        <w:rPr>
          <w:rFonts w:cs="Times New Roman"/>
          <w:szCs w:val="24"/>
        </w:rPr>
      </w:pPr>
      <w:bookmarkStart w:id="413" w:name="_Toc510713318"/>
      <w:bookmarkStart w:id="414" w:name="_Toc510713503"/>
      <w:r w:rsidRPr="00C50DD1">
        <w:rPr>
          <w:rFonts w:cs="Times New Roman"/>
          <w:b w:val="0"/>
          <w:noProof/>
          <w:szCs w:val="24"/>
          <w:lang w:eastAsia="es-ES"/>
        </w:rPr>
        <w:drawing>
          <wp:anchor distT="0" distB="0" distL="114300" distR="114300" simplePos="0" relativeHeight="251790336" behindDoc="1" locked="0" layoutInCell="1" allowOverlap="1" wp14:anchorId="41569487" wp14:editId="318CE46C">
            <wp:simplePos x="0" y="0"/>
            <wp:positionH relativeFrom="column">
              <wp:posOffset>-71651</wp:posOffset>
            </wp:positionH>
            <wp:positionV relativeFrom="paragraph">
              <wp:posOffset>398828</wp:posOffset>
            </wp:positionV>
            <wp:extent cx="2731770" cy="2000250"/>
            <wp:effectExtent l="19050" t="0" r="0" b="0"/>
            <wp:wrapNone/>
            <wp:docPr id="98"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9"/>
                    <a:srcRect/>
                    <a:stretch>
                      <a:fillRect/>
                    </a:stretch>
                  </pic:blipFill>
                  <pic:spPr bwMode="auto">
                    <a:xfrm>
                      <a:off x="0" y="0"/>
                      <a:ext cx="2731770" cy="2000250"/>
                    </a:xfrm>
                    <a:prstGeom prst="rect">
                      <a:avLst/>
                    </a:prstGeom>
                    <a:noFill/>
                    <a:ln w="9525">
                      <a:noFill/>
                      <a:miter lim="800000"/>
                      <a:headEnd/>
                      <a:tailEnd/>
                    </a:ln>
                  </pic:spPr>
                </pic:pic>
              </a:graphicData>
            </a:graphic>
          </wp:anchor>
        </w:drawing>
      </w:r>
      <w:r w:rsidR="000311AA" w:rsidRPr="00C50DD1">
        <w:rPr>
          <w:rFonts w:cs="Times New Roman"/>
          <w:szCs w:val="24"/>
        </w:rPr>
        <w:t>Parámetros de la API y resultados esperados</w:t>
      </w:r>
      <w:bookmarkEnd w:id="413"/>
      <w:bookmarkEnd w:id="414"/>
    </w:p>
    <w:p w:rsidR="000311AA" w:rsidRDefault="00CE71DD" w:rsidP="00C50DD1">
      <w:pPr>
        <w:spacing w:after="0"/>
        <w:rPr>
          <w:rFonts w:cs="Times New Roman"/>
          <w:b/>
          <w:szCs w:val="24"/>
        </w:rPr>
      </w:pPr>
      <w:r w:rsidRPr="00C50DD1">
        <w:rPr>
          <w:rFonts w:cs="Times New Roman"/>
          <w:b/>
          <w:noProof/>
          <w:szCs w:val="24"/>
          <w:lang w:eastAsia="es-ES"/>
        </w:rPr>
        <w:drawing>
          <wp:anchor distT="0" distB="0" distL="114300" distR="114300" simplePos="0" relativeHeight="251782144" behindDoc="1" locked="0" layoutInCell="1" allowOverlap="1" wp14:anchorId="10C43A7E" wp14:editId="5304BF3A">
            <wp:simplePos x="0" y="0"/>
            <wp:positionH relativeFrom="column">
              <wp:posOffset>2805259</wp:posOffset>
            </wp:positionH>
            <wp:positionV relativeFrom="paragraph">
              <wp:posOffset>9875</wp:posOffset>
            </wp:positionV>
            <wp:extent cx="3073584" cy="1589964"/>
            <wp:effectExtent l="0" t="0" r="0" b="0"/>
            <wp:wrapNone/>
            <wp:docPr id="99"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0"/>
                    <a:srcRect/>
                    <a:stretch>
                      <a:fillRect/>
                    </a:stretch>
                  </pic:blipFill>
                  <pic:spPr bwMode="auto">
                    <a:xfrm>
                      <a:off x="0" y="0"/>
                      <a:ext cx="3073584" cy="1589964"/>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CE71DD" w:rsidRPr="00C50DD1" w:rsidRDefault="00CE71DD"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0311AA" w:rsidRPr="00C50DD1" w:rsidRDefault="000311AA" w:rsidP="00C50DD1">
      <w:pPr>
        <w:spacing w:after="0"/>
        <w:rPr>
          <w:rFonts w:cs="Times New Roman"/>
          <w:b/>
          <w:szCs w:val="24"/>
        </w:rPr>
      </w:pPr>
    </w:p>
    <w:p w:rsidR="00104DBE" w:rsidRPr="00C50DD1" w:rsidRDefault="000311AA" w:rsidP="00C50DD1">
      <w:pPr>
        <w:spacing w:after="0"/>
        <w:rPr>
          <w:rFonts w:cs="Times New Roman"/>
          <w:szCs w:val="24"/>
        </w:rPr>
      </w:pPr>
      <w:r w:rsidRPr="00C50DD1">
        <w:rPr>
          <w:rFonts w:cs="Times New Roman"/>
          <w:b/>
          <w:bCs/>
          <w:szCs w:val="24"/>
        </w:rPr>
        <w:t xml:space="preserve">Fuente. </w:t>
      </w:r>
      <w:r w:rsidRPr="00C50DD1">
        <w:rPr>
          <w:rFonts w:cs="Times New Roman"/>
          <w:szCs w:val="24"/>
        </w:rPr>
        <w:t>[Elaboración propia]</w:t>
      </w:r>
    </w:p>
    <w:p w:rsidR="000311AA" w:rsidRPr="00C50DD1" w:rsidRDefault="00814F10" w:rsidP="00703870">
      <w:pPr>
        <w:pStyle w:val="Ttulo3"/>
      </w:pPr>
      <w:bookmarkStart w:id="415" w:name="_Toc510713319"/>
      <w:bookmarkStart w:id="416" w:name="_Toc510713504"/>
      <w:bookmarkStart w:id="417" w:name="_Toc513531537"/>
      <w:r>
        <w:t>Clientes</w:t>
      </w:r>
      <w:r w:rsidR="000311AA" w:rsidRPr="00C50DD1">
        <w:t xml:space="preserve"> </w:t>
      </w:r>
      <w:r>
        <w:t>WEB</w:t>
      </w:r>
      <w:r w:rsidR="000311AA" w:rsidRPr="00C50DD1">
        <w:t xml:space="preserve"> y experiencia de usuario</w:t>
      </w:r>
      <w:bookmarkEnd w:id="415"/>
      <w:bookmarkEnd w:id="416"/>
      <w:bookmarkEnd w:id="417"/>
    </w:p>
    <w:p w:rsidR="000311AA" w:rsidRPr="00814F10" w:rsidRDefault="000311AA" w:rsidP="00814F10">
      <w:pPr>
        <w:pStyle w:val="Ttulo4"/>
      </w:pPr>
      <w:bookmarkStart w:id="418" w:name="_Toc510713320"/>
      <w:bookmarkStart w:id="419" w:name="_Toc510713505"/>
      <w:bookmarkStart w:id="420" w:name="_Toc513531538"/>
      <w:r w:rsidRPr="00814F10">
        <w:rPr>
          <w:rStyle w:val="Ttulo1Car"/>
          <w:b/>
          <w:bCs/>
        </w:rPr>
        <w:t>Iteración 6: Desarrollo de subsistema para administrar materiales</w:t>
      </w:r>
      <w:bookmarkEnd w:id="418"/>
      <w:bookmarkEnd w:id="419"/>
      <w:r w:rsidRPr="00814F10">
        <w:t xml:space="preserve"> bibliográficos</w:t>
      </w:r>
      <w:bookmarkEnd w:id="420"/>
    </w:p>
    <w:p w:rsidR="000311AA" w:rsidRPr="00C50DD1" w:rsidRDefault="000311AA" w:rsidP="007F5D7B">
      <w:pPr>
        <w:pStyle w:val="Ttulo5"/>
      </w:pPr>
      <w:bookmarkStart w:id="421" w:name="_Toc510713321"/>
      <w:bookmarkStart w:id="422" w:name="_Toc510713506"/>
      <w:r w:rsidRPr="00C50DD1">
        <w:t>Planificación y diseño</w:t>
      </w:r>
      <w:bookmarkEnd w:id="421"/>
      <w:bookmarkEnd w:id="422"/>
    </w:p>
    <w:p w:rsidR="000311AA" w:rsidRPr="00C50DD1" w:rsidRDefault="000311AA" w:rsidP="007F5D7B">
      <w:pPr>
        <w:pStyle w:val="Ttulo5"/>
      </w:pPr>
      <w:bookmarkStart w:id="423" w:name="_Toc510713322"/>
      <w:bookmarkStart w:id="424" w:name="_Toc510713507"/>
      <w:r w:rsidRPr="00C50DD1">
        <w:t>Codificación</w:t>
      </w:r>
      <w:bookmarkEnd w:id="423"/>
      <w:bookmarkEnd w:id="424"/>
    </w:p>
    <w:p w:rsidR="000311AA" w:rsidRPr="00C50DD1" w:rsidRDefault="000311AA" w:rsidP="007F5D7B">
      <w:pPr>
        <w:pStyle w:val="Ttulo5"/>
      </w:pPr>
      <w:bookmarkStart w:id="425" w:name="_Toc510713323"/>
      <w:bookmarkStart w:id="426" w:name="_Toc510713508"/>
      <w:r w:rsidRPr="00C50DD1">
        <w:t>Pruebas</w:t>
      </w:r>
      <w:bookmarkEnd w:id="425"/>
      <w:bookmarkEnd w:id="426"/>
    </w:p>
    <w:p w:rsidR="000311AA" w:rsidRPr="00C50DD1" w:rsidRDefault="000311AA" w:rsidP="0002007B">
      <w:pPr>
        <w:pStyle w:val="Ttulo4"/>
      </w:pPr>
      <w:bookmarkStart w:id="427" w:name="_Toc510713324"/>
      <w:bookmarkStart w:id="428" w:name="_Toc510713509"/>
      <w:bookmarkStart w:id="429" w:name="_Toc513531539"/>
      <w:r w:rsidRPr="00C50DD1">
        <w:t>Iteración 7: Desarrollo de subsistema de búsqueda</w:t>
      </w:r>
      <w:bookmarkEnd w:id="427"/>
      <w:bookmarkEnd w:id="428"/>
      <w:bookmarkEnd w:id="429"/>
    </w:p>
    <w:p w:rsidR="000311AA" w:rsidRPr="00C50DD1" w:rsidRDefault="000311AA" w:rsidP="007F5D7B">
      <w:pPr>
        <w:pStyle w:val="Ttulo5"/>
      </w:pPr>
      <w:bookmarkStart w:id="430" w:name="_Toc510713325"/>
      <w:bookmarkStart w:id="431" w:name="_Toc510713510"/>
      <w:r w:rsidRPr="00C50DD1">
        <w:t>Planificación y diseño</w:t>
      </w:r>
      <w:bookmarkEnd w:id="430"/>
      <w:bookmarkEnd w:id="431"/>
    </w:p>
    <w:p w:rsidR="000311AA" w:rsidRPr="0002007B" w:rsidRDefault="000311AA" w:rsidP="007F5D7B">
      <w:pPr>
        <w:pStyle w:val="Ttulo5"/>
      </w:pPr>
      <w:bookmarkStart w:id="432" w:name="_Toc510713326"/>
      <w:bookmarkStart w:id="433" w:name="_Toc510713511"/>
      <w:r w:rsidRPr="0002007B">
        <w:t>Codificación</w:t>
      </w:r>
      <w:bookmarkEnd w:id="432"/>
      <w:bookmarkEnd w:id="433"/>
    </w:p>
    <w:p w:rsidR="000311AA" w:rsidRPr="00C50DD1" w:rsidRDefault="000311AA" w:rsidP="007F5D7B">
      <w:pPr>
        <w:pStyle w:val="Ttulo5"/>
      </w:pPr>
      <w:bookmarkStart w:id="434" w:name="_Toc510713327"/>
      <w:bookmarkStart w:id="435" w:name="_Toc510713512"/>
      <w:r w:rsidRPr="00C50DD1">
        <w:t>Pruebas</w:t>
      </w:r>
      <w:bookmarkEnd w:id="434"/>
      <w:bookmarkEnd w:id="435"/>
    </w:p>
    <w:p w:rsidR="008D0CE9" w:rsidRPr="00C50DD1" w:rsidRDefault="008D0CE9" w:rsidP="00CE71DD">
      <w:pPr>
        <w:rPr>
          <w:lang w:eastAsia="es-ES"/>
        </w:rPr>
      </w:pPr>
    </w:p>
    <w:p w:rsidR="008D0CE9" w:rsidRDefault="008D0CE9" w:rsidP="00CE71DD">
      <w:pPr>
        <w:rPr>
          <w:lang w:eastAsia="es-ES"/>
        </w:rPr>
      </w:pPr>
    </w:p>
    <w:p w:rsidR="00CE71DD" w:rsidRDefault="00CE71DD" w:rsidP="00CE71DD">
      <w:pPr>
        <w:rPr>
          <w:lang w:eastAsia="es-ES"/>
        </w:rPr>
      </w:pPr>
    </w:p>
    <w:p w:rsidR="00CE71DD" w:rsidRDefault="00CE71DD" w:rsidP="00CE71DD">
      <w:pPr>
        <w:rPr>
          <w:lang w:eastAsia="es-ES"/>
        </w:rPr>
      </w:pPr>
    </w:p>
    <w:p w:rsidR="00CE71DD" w:rsidRDefault="00CE71DD" w:rsidP="00CE71DD">
      <w:pPr>
        <w:rPr>
          <w:lang w:eastAsia="es-ES"/>
        </w:rPr>
      </w:pPr>
    </w:p>
    <w:p w:rsidR="00CE71DD" w:rsidRPr="00C50DD1" w:rsidRDefault="00CE71DD" w:rsidP="00CE71DD">
      <w:pPr>
        <w:rPr>
          <w:lang w:eastAsia="es-ES"/>
        </w:rPr>
      </w:pPr>
    </w:p>
    <w:p w:rsidR="008D0CE9" w:rsidRPr="00C50DD1" w:rsidRDefault="008D0CE9" w:rsidP="00CE71DD">
      <w:pPr>
        <w:rPr>
          <w:lang w:eastAsia="es-ES"/>
        </w:rPr>
      </w:pPr>
    </w:p>
    <w:p w:rsidR="00492061" w:rsidRDefault="00492061" w:rsidP="00CE71DD">
      <w:pPr>
        <w:rPr>
          <w:lang w:eastAsia="es-ES"/>
        </w:rPr>
      </w:pPr>
    </w:p>
    <w:p w:rsidR="00CE71DD" w:rsidRDefault="00CE71DD" w:rsidP="00CE71DD">
      <w:pPr>
        <w:rPr>
          <w:lang w:eastAsia="es-ES"/>
        </w:rPr>
      </w:pPr>
    </w:p>
    <w:p w:rsidR="00CE71DD" w:rsidRDefault="00CE71DD" w:rsidP="00CE71DD">
      <w:pPr>
        <w:rPr>
          <w:lang w:eastAsia="es-ES"/>
        </w:rPr>
      </w:pPr>
    </w:p>
    <w:p w:rsidR="00CE71DD" w:rsidRDefault="00CE71DD" w:rsidP="00CE71DD">
      <w:pPr>
        <w:rPr>
          <w:lang w:eastAsia="es-ES"/>
        </w:rPr>
      </w:pPr>
    </w:p>
    <w:p w:rsidR="00CE71DD" w:rsidRDefault="00CE71DD" w:rsidP="00CE71DD">
      <w:pPr>
        <w:rPr>
          <w:lang w:eastAsia="es-ES"/>
        </w:rPr>
      </w:pPr>
    </w:p>
    <w:p w:rsidR="00CE71DD" w:rsidRDefault="00CE71DD" w:rsidP="00CE71DD">
      <w:pPr>
        <w:rPr>
          <w:lang w:eastAsia="es-ES"/>
        </w:rPr>
      </w:pPr>
    </w:p>
    <w:p w:rsidR="00CE71DD" w:rsidRDefault="00CE71DD" w:rsidP="00492061">
      <w:pPr>
        <w:spacing w:before="60" w:after="100" w:afterAutospacing="1"/>
        <w:rPr>
          <w:rFonts w:eastAsia="Times New Roman" w:cs="Times New Roman"/>
          <w:color w:val="24292E"/>
          <w:szCs w:val="24"/>
          <w:lang w:eastAsia="es-ES"/>
        </w:rPr>
        <w:sectPr w:rsidR="00CE71DD" w:rsidSect="00E868AE">
          <w:footerReference w:type="default" r:id="rId71"/>
          <w:pgSz w:w="12240" w:h="15840" w:code="1"/>
          <w:pgMar w:top="1417" w:right="1701" w:bottom="1417" w:left="1701" w:header="708" w:footer="708" w:gutter="0"/>
          <w:pgNumType w:start="1"/>
          <w:cols w:space="708"/>
          <w:docGrid w:linePitch="360"/>
        </w:sectPr>
      </w:pPr>
    </w:p>
    <w:p w:rsidR="008D0CE9" w:rsidRDefault="00481E30" w:rsidP="007A0202">
      <w:pPr>
        <w:pStyle w:val="Ttulo2"/>
      </w:pPr>
      <w:bookmarkStart w:id="436" w:name="_Toc510713328"/>
      <w:bookmarkStart w:id="437" w:name="_Toc510713513"/>
      <w:bookmarkStart w:id="438" w:name="_Toc513531540"/>
      <w:r w:rsidRPr="00481E30">
        <w:lastRenderedPageBreak/>
        <w:t>CONCLUSIONES</w:t>
      </w:r>
      <w:bookmarkEnd w:id="436"/>
      <w:bookmarkEnd w:id="437"/>
      <w:bookmarkEnd w:id="438"/>
    </w:p>
    <w:p w:rsidR="00A257E0" w:rsidRDefault="00A257E0" w:rsidP="00291200">
      <w:r>
        <w:t>La arquitectura de micro-servicios sin duda tiene muchas ventajas en algunos contextos y se volvió muy famosa por el hecho que una mayoría de las empresas grandes estén migrando a ella. En particular permite a un producto escalar a totalmente otros niveles, lo que es una ventaja muy importante donde cualquier </w:t>
      </w:r>
      <w:r>
        <w:rPr>
          <w:rStyle w:val="nfasis"/>
          <w:rFonts w:ascii="Helvetica" w:hAnsi="Helvetica" w:cs="Helvetica"/>
          <w:color w:val="111111"/>
        </w:rPr>
        <w:t xml:space="preserve">sistema </w:t>
      </w:r>
      <w:r>
        <w:t>se puede desempeñar fácilmente.</w:t>
      </w:r>
    </w:p>
    <w:p w:rsidR="00A257E0" w:rsidRDefault="00A257E0" w:rsidP="00291200">
      <w:r>
        <w:t>Sin embargo es importante resistir al efecto de moda e interesarse de cerca a la viabilidad de una arquitectura de micro-servicios en el contexto de tu empresa para no terminar en más problemas.</w:t>
      </w:r>
    </w:p>
    <w:p w:rsidR="00A257E0" w:rsidRPr="00A257E0" w:rsidRDefault="00A257E0" w:rsidP="00291200">
      <w:pPr>
        <w:rPr>
          <w:lang w:eastAsia="es-ES"/>
        </w:rPr>
      </w:pPr>
      <w:r>
        <w:t>A pesar de esta advertencia, la arquitectura de micro-servicios es algo muy interesante y usa muchos conceptos que pueden traerte muchos beneficios si les implementas individualmente.</w:t>
      </w:r>
    </w:p>
    <w:p w:rsidR="00A257E0" w:rsidRPr="00A257E0" w:rsidRDefault="00A257E0" w:rsidP="00291200">
      <w:r w:rsidRPr="00A257E0">
        <w:t xml:space="preserve">Al </w:t>
      </w:r>
      <w:r>
        <w:t xml:space="preserve">aplicar la arquitectura </w:t>
      </w:r>
      <w:r w:rsidRPr="00A257E0">
        <w:t>en el caso práctico se logró evi</w:t>
      </w:r>
      <w:r>
        <w:t xml:space="preserve">denciar que lo planteado por los objetivos </w:t>
      </w:r>
      <w:r w:rsidRPr="00A257E0">
        <w:t xml:space="preserve">se cumple a totalidad tal </w:t>
      </w:r>
      <w:r>
        <w:t>como se explica a continuación:</w:t>
      </w:r>
    </w:p>
    <w:p w:rsidR="00A257E0" w:rsidRPr="00291200" w:rsidRDefault="00A257E0" w:rsidP="00291200">
      <w:pPr>
        <w:rPr>
          <w:rFonts w:cs="Times New Roman"/>
          <w:color w:val="000000"/>
          <w:szCs w:val="24"/>
        </w:rPr>
      </w:pPr>
      <w:r w:rsidRPr="00291200">
        <w:rPr>
          <w:rFonts w:cs="Times New Roman"/>
          <w:color w:val="000000"/>
          <w:szCs w:val="24"/>
        </w:rPr>
        <w:t xml:space="preserve">Se implementó una interfaz REST para la persistencia de datos </w:t>
      </w:r>
      <w:r w:rsidR="00291200" w:rsidRPr="00291200">
        <w:rPr>
          <w:rFonts w:cs="Times New Roman"/>
          <w:color w:val="000000"/>
          <w:szCs w:val="24"/>
        </w:rPr>
        <w:t>de los materiales bibliográficos y préstamos.</w:t>
      </w:r>
    </w:p>
    <w:p w:rsidR="00291200" w:rsidRDefault="00291200" w:rsidP="00291200">
      <w:pPr>
        <w:rPr>
          <w:rFonts w:cs="Times New Roman"/>
          <w:color w:val="000000"/>
          <w:sz w:val="23"/>
          <w:szCs w:val="23"/>
        </w:rPr>
      </w:pPr>
      <w:r>
        <w:rPr>
          <w:rFonts w:cs="Times New Roman"/>
          <w:color w:val="000000"/>
          <w:sz w:val="23"/>
          <w:szCs w:val="23"/>
        </w:rPr>
        <w:t>Se implementó un cliente WEB orientado a la administración de los materiales bibliográficos.</w:t>
      </w:r>
    </w:p>
    <w:p w:rsidR="00A257E0" w:rsidRPr="00A257E0" w:rsidRDefault="00291200" w:rsidP="00291200">
      <w:r>
        <w:rPr>
          <w:rFonts w:cs="Times New Roman"/>
          <w:color w:val="000000"/>
          <w:sz w:val="23"/>
          <w:szCs w:val="23"/>
        </w:rPr>
        <w:t>Se implementó un cliente WEB que funciona como</w:t>
      </w:r>
      <w:r w:rsidR="00A257E0">
        <w:rPr>
          <w:rFonts w:cs="Times New Roman"/>
          <w:color w:val="000000"/>
          <w:sz w:val="23"/>
          <w:szCs w:val="23"/>
        </w:rPr>
        <w:t xml:space="preserve"> </w:t>
      </w:r>
      <w:r>
        <w:rPr>
          <w:rFonts w:cs="Times New Roman"/>
          <w:color w:val="000000"/>
          <w:sz w:val="23"/>
          <w:szCs w:val="23"/>
        </w:rPr>
        <w:t>buscador</w:t>
      </w:r>
      <w:r w:rsidR="00A257E0">
        <w:rPr>
          <w:rFonts w:cs="Times New Roman"/>
          <w:color w:val="000000"/>
          <w:sz w:val="23"/>
          <w:szCs w:val="23"/>
        </w:rPr>
        <w:t xml:space="preserve"> </w:t>
      </w:r>
      <w:r>
        <w:rPr>
          <w:rFonts w:cs="Times New Roman"/>
          <w:color w:val="000000"/>
          <w:sz w:val="23"/>
          <w:szCs w:val="23"/>
        </w:rPr>
        <w:t>para los lectores que desean un buscar o prestarse un material bibliográfico específico.</w:t>
      </w:r>
    </w:p>
    <w:p w:rsidR="00A257E0" w:rsidRPr="00A257E0" w:rsidRDefault="00A257E0" w:rsidP="00A257E0">
      <w:r w:rsidRPr="00A257E0">
        <w:t xml:space="preserve">Mejoró la legibilidad del código fuente puesto que inicialmente todo el código se encontraba en un solo proyecto y se fragmentó en diferentes varios proyectos de código al igual que se implementaron varias base de código fuente. </w:t>
      </w:r>
    </w:p>
    <w:p w:rsidR="00A257E0" w:rsidRPr="00A257E0" w:rsidRDefault="00A257E0" w:rsidP="00A257E0">
      <w:r w:rsidRPr="00A257E0">
        <w:t xml:space="preserve">Se realizó una reducción casi total del acoplamiento en los componentes </w:t>
      </w:r>
      <w:r w:rsidR="00291200">
        <w:t>del sistema</w:t>
      </w:r>
      <w:r w:rsidR="00291200">
        <w:rPr>
          <w:i/>
          <w:iCs/>
        </w:rPr>
        <w:t>.</w:t>
      </w:r>
    </w:p>
    <w:p w:rsidR="00291200" w:rsidRDefault="00A257E0" w:rsidP="00A257E0">
      <w:r w:rsidRPr="00A257E0">
        <w:t>Se implementó exitosamente el procedimiento de</w:t>
      </w:r>
      <w:r w:rsidR="00291200">
        <w:t xml:space="preserve"> pruebas de </w:t>
      </w:r>
      <w:r w:rsidRPr="00A257E0">
        <w:t xml:space="preserve">integración </w:t>
      </w:r>
      <w:r w:rsidR="00291200">
        <w:t>con el sistema.</w:t>
      </w:r>
    </w:p>
    <w:p w:rsidR="00291200" w:rsidRDefault="00A257E0" w:rsidP="00A257E0">
      <w:r w:rsidRPr="00A257E0">
        <w:t>Cada micro</w:t>
      </w:r>
      <w:r w:rsidR="00291200">
        <w:t>-</w:t>
      </w:r>
      <w:r w:rsidRPr="00A257E0">
        <w:t xml:space="preserve">servicio implementó lógica propia que permitía dar un manejo a los fallos de ejecución del servicio previniendo lanzar errores no manejados. </w:t>
      </w:r>
    </w:p>
    <w:p w:rsidR="00A257E0" w:rsidRDefault="00A257E0" w:rsidP="00A257E0">
      <w:r w:rsidRPr="00A257E0">
        <w:lastRenderedPageBreak/>
        <w:t>Por lo anterior se podrá concluir que la arquitectura micro</w:t>
      </w:r>
      <w:r w:rsidR="00291200">
        <w:t>-</w:t>
      </w:r>
      <w:r w:rsidRPr="00A257E0">
        <w:t xml:space="preserve">servicios plantea un cambio de paradigma sobre </w:t>
      </w:r>
      <w:r w:rsidR="00291200" w:rsidRPr="00A257E0">
        <w:t>cómo</w:t>
      </w:r>
      <w:r w:rsidRPr="00A257E0">
        <w:t xml:space="preserve"> se están actualizando los sistemas legados en la actualidad ya que al proponer una transformación hacia una arquitectura distribuida la aplicación reduce el acoplamiento interno entre componentes simplificando la escalabilidad de los mismos y</w:t>
      </w:r>
      <w:r>
        <w:t xml:space="preserve"> facilitando la lectura de la base de código fuente que se reorganiza por contextos lo que disminuye los tiempos de reparación de errores o</w:t>
      </w:r>
      <w:r w:rsidR="00291200">
        <w:t xml:space="preserve"> de actualizaciones del sistema</w:t>
      </w:r>
      <w:r>
        <w:t xml:space="preserve">. </w:t>
      </w:r>
    </w:p>
    <w:p w:rsidR="00A257E0" w:rsidRDefault="00A257E0" w:rsidP="00A257E0">
      <w:r>
        <w:t>Los microservicios son un cambio de paradigma que muchas empresas de renombre internacional han estado eligiendo como es el caso de facebook, netflix, uber entre otras, y que de ser construidos con pertinencia y en el momento preciso pueden aliviar muchos dolores de cabeza al departamento de sistemas cuando un negocio necesita atender una mayor demanda de clientes o realizar actualizaciones de su plataforma tecnológica.</w:t>
      </w:r>
    </w:p>
    <w:p w:rsidR="009950E2" w:rsidRDefault="009950E2" w:rsidP="009950E2">
      <w:pPr>
        <w:rPr>
          <w:lang w:eastAsia="es-ES"/>
        </w:rPr>
      </w:pPr>
    </w:p>
    <w:p w:rsidR="00CE71DD" w:rsidRDefault="00CE71DD" w:rsidP="009950E2">
      <w:pPr>
        <w:rPr>
          <w:lang w:eastAsia="es-ES"/>
        </w:rPr>
      </w:pPr>
    </w:p>
    <w:p w:rsidR="00CE71DD" w:rsidRDefault="00CE71DD" w:rsidP="009950E2">
      <w:pPr>
        <w:rPr>
          <w:lang w:eastAsia="es-ES"/>
        </w:rPr>
      </w:pPr>
    </w:p>
    <w:p w:rsidR="00CE71DD" w:rsidRDefault="00CE71DD" w:rsidP="009950E2">
      <w:pPr>
        <w:rPr>
          <w:lang w:eastAsia="es-ES"/>
        </w:rPr>
      </w:pPr>
    </w:p>
    <w:p w:rsidR="00CE71DD" w:rsidRDefault="00CE71DD" w:rsidP="009950E2">
      <w:pPr>
        <w:rPr>
          <w:lang w:eastAsia="es-ES"/>
        </w:rPr>
      </w:pPr>
    </w:p>
    <w:p w:rsidR="00CE71DD" w:rsidRDefault="00CE71DD" w:rsidP="009950E2">
      <w:pPr>
        <w:rPr>
          <w:lang w:eastAsia="es-ES"/>
        </w:rPr>
      </w:pPr>
    </w:p>
    <w:p w:rsidR="00CE71DD" w:rsidRDefault="00CE71DD" w:rsidP="009950E2">
      <w:pPr>
        <w:rPr>
          <w:lang w:eastAsia="es-ES"/>
        </w:rPr>
      </w:pPr>
    </w:p>
    <w:p w:rsidR="00CE71DD" w:rsidRDefault="00CE71DD" w:rsidP="009950E2">
      <w:pPr>
        <w:rPr>
          <w:lang w:eastAsia="es-ES"/>
        </w:rPr>
      </w:pPr>
    </w:p>
    <w:p w:rsidR="00CE71DD" w:rsidRDefault="00CE71DD" w:rsidP="009950E2">
      <w:pPr>
        <w:rPr>
          <w:lang w:eastAsia="es-ES"/>
        </w:rPr>
      </w:pPr>
    </w:p>
    <w:p w:rsidR="00CE71DD" w:rsidRDefault="00CE71DD" w:rsidP="009950E2">
      <w:pPr>
        <w:rPr>
          <w:lang w:eastAsia="es-ES"/>
        </w:rPr>
      </w:pPr>
    </w:p>
    <w:p w:rsidR="00CE71DD" w:rsidRDefault="00CE71DD" w:rsidP="009950E2">
      <w:pPr>
        <w:rPr>
          <w:lang w:eastAsia="es-ES"/>
        </w:rPr>
      </w:pPr>
    </w:p>
    <w:p w:rsidR="00CE71DD" w:rsidRDefault="00CE71DD" w:rsidP="009950E2">
      <w:pPr>
        <w:rPr>
          <w:lang w:eastAsia="es-ES"/>
        </w:rPr>
      </w:pPr>
    </w:p>
    <w:p w:rsidR="00CE71DD" w:rsidRPr="009950E2" w:rsidRDefault="00CE71DD" w:rsidP="009950E2">
      <w:pPr>
        <w:rPr>
          <w:lang w:eastAsia="es-ES"/>
        </w:rPr>
      </w:pPr>
    </w:p>
    <w:p w:rsidR="00481E30" w:rsidRDefault="00481E30" w:rsidP="007A0202">
      <w:pPr>
        <w:pStyle w:val="Ttulo2"/>
      </w:pPr>
      <w:bookmarkStart w:id="439" w:name="_Toc510713329"/>
      <w:bookmarkStart w:id="440" w:name="_Toc510713514"/>
      <w:bookmarkStart w:id="441" w:name="_Toc513531541"/>
      <w:r w:rsidRPr="00481E30">
        <w:lastRenderedPageBreak/>
        <w:t>RECOMENDACIONES</w:t>
      </w:r>
      <w:bookmarkEnd w:id="439"/>
      <w:bookmarkEnd w:id="440"/>
      <w:bookmarkEnd w:id="441"/>
    </w:p>
    <w:p w:rsidR="00CE71DD" w:rsidRDefault="00CE71DD" w:rsidP="00CE71DD">
      <w:pPr>
        <w:rPr>
          <w:lang w:eastAsia="es-ES"/>
        </w:rPr>
      </w:pPr>
    </w:p>
    <w:p w:rsidR="00CE71DD" w:rsidRDefault="00CE71DD" w:rsidP="00CE71DD">
      <w:pPr>
        <w:rPr>
          <w:lang w:eastAsia="es-ES"/>
        </w:rPr>
      </w:pPr>
    </w:p>
    <w:p w:rsidR="00CE71DD" w:rsidRDefault="00CE71DD" w:rsidP="00CE71DD">
      <w:pPr>
        <w:rPr>
          <w:lang w:eastAsia="es-ES"/>
        </w:rPr>
      </w:pPr>
    </w:p>
    <w:p w:rsidR="00CE71DD" w:rsidRDefault="00CE71DD" w:rsidP="00CE71DD">
      <w:pPr>
        <w:rPr>
          <w:lang w:eastAsia="es-ES"/>
        </w:rPr>
      </w:pPr>
    </w:p>
    <w:p w:rsidR="00CE71DD" w:rsidRDefault="00CE71DD" w:rsidP="00CE71DD">
      <w:pPr>
        <w:rPr>
          <w:lang w:eastAsia="es-ES"/>
        </w:rPr>
      </w:pPr>
    </w:p>
    <w:p w:rsidR="00CE71DD" w:rsidRDefault="00CE71DD" w:rsidP="00CE71DD">
      <w:pPr>
        <w:rPr>
          <w:lang w:eastAsia="es-ES"/>
        </w:rPr>
      </w:pPr>
    </w:p>
    <w:p w:rsidR="00CE71DD" w:rsidRDefault="00CE71DD" w:rsidP="00CE71DD">
      <w:pPr>
        <w:rPr>
          <w:lang w:eastAsia="es-ES"/>
        </w:rPr>
      </w:pPr>
    </w:p>
    <w:p w:rsidR="00CE71DD" w:rsidRDefault="00CE71DD" w:rsidP="00CE71DD">
      <w:pPr>
        <w:rPr>
          <w:lang w:eastAsia="es-ES"/>
        </w:rPr>
      </w:pPr>
    </w:p>
    <w:p w:rsidR="00CE71DD" w:rsidRDefault="00CE71DD" w:rsidP="00CE71DD">
      <w:pPr>
        <w:rPr>
          <w:lang w:eastAsia="es-ES"/>
        </w:rPr>
      </w:pPr>
    </w:p>
    <w:p w:rsidR="00CE71DD" w:rsidRDefault="00CE71DD" w:rsidP="00CE71DD">
      <w:pPr>
        <w:rPr>
          <w:lang w:eastAsia="es-ES"/>
        </w:rPr>
      </w:pPr>
    </w:p>
    <w:p w:rsidR="00CE71DD" w:rsidRDefault="00CE71DD" w:rsidP="00CE71DD">
      <w:pPr>
        <w:rPr>
          <w:lang w:eastAsia="es-ES"/>
        </w:rPr>
      </w:pPr>
    </w:p>
    <w:p w:rsidR="00CE71DD" w:rsidRDefault="00CE71DD" w:rsidP="00CE71DD">
      <w:pPr>
        <w:rPr>
          <w:lang w:eastAsia="es-ES"/>
        </w:rPr>
      </w:pPr>
    </w:p>
    <w:p w:rsidR="00CE71DD" w:rsidRDefault="00CE71DD" w:rsidP="00CE71DD">
      <w:pPr>
        <w:rPr>
          <w:lang w:eastAsia="es-ES"/>
        </w:rPr>
      </w:pPr>
    </w:p>
    <w:p w:rsidR="00CE71DD" w:rsidRDefault="00CE71DD" w:rsidP="00CE71DD">
      <w:pPr>
        <w:rPr>
          <w:lang w:eastAsia="es-ES"/>
        </w:rPr>
      </w:pPr>
    </w:p>
    <w:p w:rsidR="00CE71DD" w:rsidRDefault="00CE71DD" w:rsidP="00CE71DD">
      <w:pPr>
        <w:rPr>
          <w:lang w:eastAsia="es-ES"/>
        </w:rPr>
      </w:pPr>
    </w:p>
    <w:p w:rsidR="00CE71DD" w:rsidRDefault="00CE71DD" w:rsidP="00CE71DD">
      <w:pPr>
        <w:rPr>
          <w:lang w:eastAsia="es-ES"/>
        </w:rPr>
      </w:pPr>
    </w:p>
    <w:p w:rsidR="00CE71DD" w:rsidRDefault="00CE71DD" w:rsidP="00CE71DD">
      <w:pPr>
        <w:rPr>
          <w:lang w:eastAsia="es-ES"/>
        </w:rPr>
      </w:pPr>
    </w:p>
    <w:p w:rsidR="00CE71DD" w:rsidRDefault="00CE71DD" w:rsidP="00CE71DD">
      <w:pPr>
        <w:rPr>
          <w:lang w:eastAsia="es-ES"/>
        </w:rPr>
      </w:pPr>
    </w:p>
    <w:p w:rsidR="00CE71DD" w:rsidRDefault="00CE71DD" w:rsidP="00CE71DD">
      <w:pPr>
        <w:rPr>
          <w:lang w:eastAsia="es-ES"/>
        </w:rPr>
      </w:pPr>
    </w:p>
    <w:p w:rsidR="00CE71DD" w:rsidRPr="00CE71DD" w:rsidRDefault="00CE71DD" w:rsidP="00CE71DD">
      <w:pPr>
        <w:rPr>
          <w:lang w:eastAsia="es-ES"/>
        </w:rPr>
      </w:pPr>
    </w:p>
    <w:p w:rsidR="008D0CE9" w:rsidRPr="00C50DD1" w:rsidRDefault="008D0CE9" w:rsidP="007A0202">
      <w:pPr>
        <w:pStyle w:val="Ttulo2"/>
      </w:pPr>
      <w:bookmarkStart w:id="442" w:name="_Toc510713330"/>
      <w:bookmarkStart w:id="443" w:name="_Toc510713515"/>
      <w:bookmarkStart w:id="444" w:name="_Toc513531542"/>
      <w:r w:rsidRPr="00C50DD1">
        <w:lastRenderedPageBreak/>
        <w:t>REFERENCIAS BIBLIOGRÁFICAS</w:t>
      </w:r>
      <w:bookmarkEnd w:id="442"/>
      <w:bookmarkEnd w:id="443"/>
      <w:bookmarkEnd w:id="444"/>
    </w:p>
    <w:p w:rsidR="00E76F9E" w:rsidRPr="00E76F9E" w:rsidRDefault="00E76F9E" w:rsidP="00CE71DD">
      <w:pPr>
        <w:pStyle w:val="Prrafodelista"/>
        <w:numPr>
          <w:ilvl w:val="0"/>
          <w:numId w:val="9"/>
        </w:numPr>
        <w:spacing w:after="206"/>
        <w:rPr>
          <w:rFonts w:eastAsia="Times New Roman" w:cs="Times New Roman"/>
          <w:color w:val="24292E"/>
          <w:szCs w:val="24"/>
          <w:lang w:eastAsia="es-ES"/>
        </w:rPr>
      </w:pPr>
      <w:r w:rsidRPr="00E76F9E">
        <w:rPr>
          <w:rFonts w:eastAsia="Times New Roman" w:cs="Times New Roman"/>
          <w:color w:val="24292E"/>
          <w:szCs w:val="24"/>
          <w:lang w:eastAsia="es-ES"/>
        </w:rPr>
        <w:t>JiWire, (2010, abril, 20). Dispositivos móviles. [Electrónico]. Disponible en:</w:t>
      </w:r>
    </w:p>
    <w:p w:rsidR="00CE71DD" w:rsidRPr="00C50DD1" w:rsidRDefault="00060BE3" w:rsidP="00CE71DD">
      <w:pPr>
        <w:pStyle w:val="Prrafodelista"/>
        <w:spacing w:after="206"/>
        <w:rPr>
          <w:rFonts w:eastAsia="Times New Roman" w:cs="Times New Roman"/>
          <w:color w:val="24292E"/>
          <w:szCs w:val="24"/>
          <w:lang w:eastAsia="es-ES"/>
        </w:rPr>
      </w:pPr>
      <w:hyperlink r:id="rId72" w:history="1">
        <w:r w:rsidR="00CE71DD" w:rsidRPr="00846BC6">
          <w:rPr>
            <w:rStyle w:val="Hipervnculo"/>
            <w:rFonts w:eastAsia="Times New Roman" w:cs="Times New Roman"/>
            <w:szCs w:val="24"/>
            <w:lang w:eastAsia="es-ES"/>
          </w:rPr>
          <w:t>http://www.entermedia.mx/2013/07/el-impacto-de-la-proliferacion-de-dispositivos-moviles-en-las-empresas-de-acuerdo-a-salesforce-com/InformationMovil.pdf</w:t>
        </w:r>
      </w:hyperlink>
    </w:p>
    <w:p w:rsidR="008D0CE9" w:rsidRPr="00C50DD1" w:rsidRDefault="008D0CE9" w:rsidP="00CE71DD">
      <w:pPr>
        <w:pStyle w:val="Prrafodelista"/>
        <w:spacing w:after="206"/>
        <w:rPr>
          <w:rFonts w:eastAsia="Times New Roman" w:cs="Times New Roman"/>
          <w:color w:val="24292E"/>
          <w:szCs w:val="24"/>
          <w:lang w:eastAsia="es-ES"/>
        </w:rPr>
      </w:pPr>
    </w:p>
    <w:p w:rsidR="008D0CE9" w:rsidRPr="00C50DD1" w:rsidRDefault="008D0CE9" w:rsidP="00CE71DD">
      <w:pPr>
        <w:pStyle w:val="Prrafodelista"/>
        <w:numPr>
          <w:ilvl w:val="0"/>
          <w:numId w:val="9"/>
        </w:numPr>
        <w:spacing w:after="206"/>
        <w:rPr>
          <w:rFonts w:eastAsia="Times New Roman" w:cs="Times New Roman"/>
          <w:color w:val="24292E"/>
          <w:szCs w:val="24"/>
          <w:lang w:eastAsia="es-ES"/>
        </w:rPr>
      </w:pPr>
      <w:r w:rsidRPr="00C50DD1">
        <w:rPr>
          <w:rFonts w:eastAsia="Times New Roman" w:cs="Times New Roman"/>
          <w:color w:val="24292E"/>
          <w:szCs w:val="24"/>
          <w:lang w:eastAsia="es-ES"/>
        </w:rPr>
        <w:t>J. Montilva, </w:t>
      </w:r>
      <w:r w:rsidRPr="00C50DD1">
        <w:rPr>
          <w:rFonts w:eastAsia="Times New Roman" w:cs="Times New Roman"/>
          <w:i/>
          <w:iCs/>
          <w:color w:val="24292E"/>
          <w:szCs w:val="24"/>
          <w:lang w:eastAsia="es-ES"/>
        </w:rPr>
        <w:t>Modelo de Negocio,</w:t>
      </w:r>
      <w:r w:rsidRPr="00C50DD1">
        <w:rPr>
          <w:rFonts w:eastAsia="Times New Roman" w:cs="Times New Roman"/>
          <w:color w:val="24292E"/>
          <w:szCs w:val="24"/>
          <w:lang w:eastAsia="es-ES"/>
        </w:rPr>
        <w:t> Disponible en: </w:t>
      </w:r>
      <w:hyperlink r:id="rId73" w:history="1">
        <w:r w:rsidRPr="00C50DD1">
          <w:rPr>
            <w:rFonts w:eastAsia="Times New Roman" w:cs="Times New Roman"/>
            <w:color w:val="0366D6"/>
            <w:szCs w:val="24"/>
            <w:u w:val="single"/>
            <w:lang w:eastAsia="es-ES"/>
          </w:rPr>
          <w:t>http://es.slideshare.net/RaulIram/tarea-16614847</w:t>
        </w:r>
      </w:hyperlink>
    </w:p>
    <w:p w:rsidR="008D0CE9" w:rsidRPr="00C50DD1" w:rsidRDefault="008D0CE9" w:rsidP="00CE71DD">
      <w:pPr>
        <w:pStyle w:val="Prrafodelista"/>
        <w:spacing w:after="206"/>
        <w:rPr>
          <w:rFonts w:eastAsia="Times New Roman" w:cs="Times New Roman"/>
          <w:color w:val="24292E"/>
          <w:szCs w:val="24"/>
          <w:lang w:eastAsia="es-ES"/>
        </w:rPr>
      </w:pPr>
    </w:p>
    <w:p w:rsidR="008D0CE9" w:rsidRPr="00C50DD1" w:rsidRDefault="008D0CE9" w:rsidP="00CE71DD">
      <w:pPr>
        <w:pStyle w:val="Prrafodelista"/>
        <w:numPr>
          <w:ilvl w:val="0"/>
          <w:numId w:val="9"/>
        </w:numPr>
        <w:spacing w:after="206"/>
        <w:rPr>
          <w:rFonts w:eastAsia="Times New Roman" w:cs="Times New Roman"/>
          <w:color w:val="24292E"/>
          <w:szCs w:val="24"/>
          <w:lang w:eastAsia="es-ES"/>
        </w:rPr>
      </w:pPr>
      <w:r w:rsidRPr="00C50DD1">
        <w:rPr>
          <w:rFonts w:eastAsia="Times New Roman" w:cs="Times New Roman"/>
          <w:color w:val="24292E"/>
          <w:szCs w:val="24"/>
          <w:lang w:eastAsia="es-ES"/>
        </w:rPr>
        <w:t>Ian Sommerville (2005) </w:t>
      </w:r>
      <w:r w:rsidRPr="00C50DD1">
        <w:rPr>
          <w:rFonts w:eastAsia="Times New Roman" w:cs="Times New Roman"/>
          <w:i/>
          <w:iCs/>
          <w:color w:val="24292E"/>
          <w:szCs w:val="24"/>
          <w:lang w:eastAsia="es-ES"/>
        </w:rPr>
        <w:t>Ingeniería del Software,</w:t>
      </w:r>
      <w:r w:rsidRPr="00C50DD1">
        <w:rPr>
          <w:rFonts w:eastAsia="Times New Roman" w:cs="Times New Roman"/>
          <w:color w:val="24292E"/>
          <w:szCs w:val="24"/>
          <w:lang w:eastAsia="es-ES"/>
        </w:rPr>
        <w:t> 7th edición, Madrid, España, Pearson Educación.</w:t>
      </w:r>
    </w:p>
    <w:p w:rsidR="008D0CE9" w:rsidRPr="00C50DD1" w:rsidRDefault="008D0CE9" w:rsidP="00CE71DD">
      <w:pPr>
        <w:pStyle w:val="Prrafodelista"/>
        <w:spacing w:after="206"/>
        <w:rPr>
          <w:rFonts w:eastAsia="Times New Roman" w:cs="Times New Roman"/>
          <w:color w:val="24292E"/>
          <w:szCs w:val="24"/>
          <w:lang w:eastAsia="es-ES"/>
        </w:rPr>
      </w:pPr>
    </w:p>
    <w:p w:rsidR="008D0CE9" w:rsidRPr="00C50DD1" w:rsidRDefault="008D0CE9" w:rsidP="00CE71DD">
      <w:pPr>
        <w:pStyle w:val="Prrafodelista"/>
        <w:numPr>
          <w:ilvl w:val="0"/>
          <w:numId w:val="9"/>
        </w:numPr>
        <w:spacing w:after="206"/>
        <w:rPr>
          <w:rFonts w:eastAsia="Times New Roman" w:cs="Times New Roman"/>
          <w:color w:val="24292E"/>
          <w:szCs w:val="24"/>
          <w:lang w:eastAsia="es-ES"/>
        </w:rPr>
      </w:pPr>
      <w:r w:rsidRPr="00C50DD1">
        <w:rPr>
          <w:rFonts w:eastAsia="Times New Roman" w:cs="Times New Roman"/>
          <w:color w:val="24292E"/>
          <w:szCs w:val="24"/>
          <w:lang w:eastAsia="es-ES"/>
        </w:rPr>
        <w:t>R. S. Pressman, </w:t>
      </w:r>
      <w:r w:rsidRPr="00C50DD1">
        <w:rPr>
          <w:rFonts w:eastAsia="Times New Roman" w:cs="Times New Roman"/>
          <w:i/>
          <w:iCs/>
          <w:color w:val="24292E"/>
          <w:szCs w:val="24"/>
          <w:lang w:eastAsia="es-ES"/>
        </w:rPr>
        <w:t>Ingeniería del software: Un enfoque práctico,</w:t>
      </w:r>
      <w:r w:rsidRPr="00C50DD1">
        <w:rPr>
          <w:rFonts w:eastAsia="Times New Roman" w:cs="Times New Roman"/>
          <w:color w:val="24292E"/>
          <w:szCs w:val="24"/>
          <w:lang w:eastAsia="es-ES"/>
        </w:rPr>
        <w:t> 7th. Edición, The McGraw-HillCompanies.</w:t>
      </w:r>
    </w:p>
    <w:p w:rsidR="008D0CE9" w:rsidRPr="00C50DD1" w:rsidRDefault="008D0CE9" w:rsidP="00CE71DD">
      <w:pPr>
        <w:pStyle w:val="Prrafodelista"/>
        <w:spacing w:after="206"/>
        <w:rPr>
          <w:rFonts w:eastAsia="Times New Roman" w:cs="Times New Roman"/>
          <w:color w:val="24292E"/>
          <w:szCs w:val="24"/>
          <w:lang w:eastAsia="es-ES"/>
        </w:rPr>
      </w:pPr>
    </w:p>
    <w:p w:rsidR="008D0CE9" w:rsidRPr="00C50DD1" w:rsidRDefault="008D0CE9" w:rsidP="00CE71DD">
      <w:pPr>
        <w:pStyle w:val="Prrafodelista"/>
        <w:numPr>
          <w:ilvl w:val="0"/>
          <w:numId w:val="9"/>
        </w:numPr>
        <w:spacing w:after="206"/>
        <w:rPr>
          <w:rFonts w:eastAsia="Times New Roman" w:cs="Times New Roman"/>
          <w:color w:val="24292E"/>
          <w:szCs w:val="24"/>
          <w:lang w:eastAsia="es-ES"/>
        </w:rPr>
      </w:pPr>
      <w:r w:rsidRPr="00C50DD1">
        <w:rPr>
          <w:rFonts w:eastAsia="Times New Roman" w:cs="Times New Roman"/>
          <w:color w:val="24292E"/>
          <w:szCs w:val="24"/>
          <w:lang w:eastAsia="es-ES"/>
        </w:rPr>
        <w:t>Pilar Rodríguez Gonzales, </w:t>
      </w:r>
      <w:r w:rsidRPr="00C50DD1">
        <w:rPr>
          <w:rFonts w:eastAsia="Times New Roman" w:cs="Times New Roman"/>
          <w:i/>
          <w:iCs/>
          <w:color w:val="24292E"/>
          <w:szCs w:val="24"/>
          <w:lang w:eastAsia="es-ES"/>
        </w:rPr>
        <w:t>Estudio de la aplicación de metodologías ágiles para la evolución de productos software,</w:t>
      </w:r>
      <w:r w:rsidRPr="00C50DD1">
        <w:rPr>
          <w:rFonts w:eastAsia="Times New Roman" w:cs="Times New Roman"/>
          <w:color w:val="24292E"/>
          <w:szCs w:val="24"/>
          <w:lang w:eastAsia="es-ES"/>
        </w:rPr>
        <w:t> Master en tecnologías de la información. Universidad Politécnica De Madrid 2008</w:t>
      </w:r>
    </w:p>
    <w:p w:rsidR="008D0CE9" w:rsidRPr="00C50DD1" w:rsidRDefault="008D0CE9" w:rsidP="00CE71DD">
      <w:pPr>
        <w:pStyle w:val="Prrafodelista"/>
        <w:spacing w:after="206"/>
        <w:rPr>
          <w:rFonts w:eastAsia="Times New Roman" w:cs="Times New Roman"/>
          <w:color w:val="24292E"/>
          <w:szCs w:val="24"/>
          <w:lang w:eastAsia="es-ES"/>
        </w:rPr>
      </w:pPr>
    </w:p>
    <w:p w:rsidR="008D0CE9" w:rsidRPr="008E078F" w:rsidRDefault="008D0CE9" w:rsidP="00CE71DD">
      <w:pPr>
        <w:pStyle w:val="Prrafodelista"/>
        <w:numPr>
          <w:ilvl w:val="0"/>
          <w:numId w:val="9"/>
        </w:numPr>
        <w:spacing w:after="206"/>
        <w:rPr>
          <w:rFonts w:eastAsia="Times New Roman" w:cs="Times New Roman"/>
          <w:color w:val="24292E"/>
          <w:szCs w:val="24"/>
          <w:lang w:eastAsia="es-ES"/>
        </w:rPr>
      </w:pPr>
      <w:r w:rsidRPr="00C50DD1">
        <w:rPr>
          <w:rFonts w:eastAsia="Times New Roman" w:cs="Times New Roman"/>
          <w:color w:val="24292E"/>
          <w:szCs w:val="24"/>
          <w:lang w:eastAsia="es-ES"/>
        </w:rPr>
        <w:t>UUID, </w:t>
      </w:r>
      <w:r w:rsidRPr="00C50DD1">
        <w:rPr>
          <w:rFonts w:eastAsia="Times New Roman" w:cs="Times New Roman"/>
          <w:i/>
          <w:iCs/>
          <w:color w:val="24292E"/>
          <w:szCs w:val="24"/>
          <w:lang w:eastAsia="es-ES"/>
        </w:rPr>
        <w:t>Universally unique identifier,</w:t>
      </w:r>
      <w:r w:rsidRPr="00C50DD1">
        <w:rPr>
          <w:rFonts w:eastAsia="Times New Roman" w:cs="Times New Roman"/>
          <w:color w:val="24292E"/>
          <w:szCs w:val="24"/>
          <w:lang w:eastAsia="es-ES"/>
        </w:rPr>
        <w:t> Disponible en: </w:t>
      </w:r>
      <w:hyperlink r:id="rId74" w:history="1">
        <w:r w:rsidRPr="00C50DD1">
          <w:rPr>
            <w:rFonts w:eastAsia="Times New Roman" w:cs="Times New Roman"/>
            <w:color w:val="0366D6"/>
            <w:szCs w:val="24"/>
            <w:u w:val="single"/>
            <w:lang w:eastAsia="es-ES"/>
          </w:rPr>
          <w:t>https://en.wikipedia.org/wiki/Universally_unique_identifier</w:t>
        </w:r>
      </w:hyperlink>
    </w:p>
    <w:p w:rsidR="008D0CE9" w:rsidRPr="00C50DD1" w:rsidRDefault="008D0CE9" w:rsidP="00CE71DD">
      <w:pPr>
        <w:pStyle w:val="Prrafodelista"/>
        <w:spacing w:after="206"/>
        <w:rPr>
          <w:rFonts w:eastAsia="Times New Roman" w:cs="Times New Roman"/>
          <w:color w:val="24292E"/>
          <w:szCs w:val="24"/>
          <w:lang w:eastAsia="es-ES"/>
        </w:rPr>
      </w:pPr>
    </w:p>
    <w:p w:rsidR="008D0CE9" w:rsidRPr="00C50DD1" w:rsidRDefault="008D0CE9" w:rsidP="00CE71DD">
      <w:pPr>
        <w:pStyle w:val="Prrafodelista"/>
        <w:numPr>
          <w:ilvl w:val="0"/>
          <w:numId w:val="9"/>
        </w:numPr>
        <w:spacing w:after="206"/>
        <w:rPr>
          <w:rFonts w:eastAsia="Times New Roman" w:cs="Times New Roman"/>
          <w:color w:val="24292E"/>
          <w:szCs w:val="24"/>
          <w:lang w:val="en-US" w:eastAsia="es-ES"/>
        </w:rPr>
      </w:pPr>
      <w:r w:rsidRPr="00C50DD1">
        <w:rPr>
          <w:rFonts w:eastAsia="Times New Roman" w:cs="Times New Roman"/>
          <w:color w:val="24292E"/>
          <w:szCs w:val="24"/>
          <w:lang w:val="en-US" w:eastAsia="es-ES"/>
        </w:rPr>
        <w:t>Martin Fowler, </w:t>
      </w:r>
      <w:r w:rsidRPr="00C50DD1">
        <w:rPr>
          <w:rFonts w:eastAsia="Times New Roman" w:cs="Times New Roman"/>
          <w:i/>
          <w:iCs/>
          <w:color w:val="24292E"/>
          <w:szCs w:val="24"/>
          <w:lang w:val="en-US" w:eastAsia="es-ES"/>
        </w:rPr>
        <w:t>Patterns of Enterprise Application Architecture,</w:t>
      </w:r>
      <w:r w:rsidRPr="00C50DD1">
        <w:rPr>
          <w:rFonts w:eastAsia="Times New Roman" w:cs="Times New Roman"/>
          <w:color w:val="24292E"/>
          <w:szCs w:val="24"/>
          <w:lang w:val="en-US" w:eastAsia="es-ES"/>
        </w:rPr>
        <w:t xml:space="preserve"> Disponible en: </w:t>
      </w:r>
      <w:bookmarkStart w:id="445" w:name="_GoBack"/>
      <w:r w:rsidR="00060BE3">
        <w:fldChar w:fldCharType="begin"/>
      </w:r>
      <w:r w:rsidR="00060BE3" w:rsidRPr="007A41C4">
        <w:rPr>
          <w:lang w:val="en-US"/>
          <w:rPrChange w:id="446" w:author="wargos" w:date="2018-05-13T14:32:00Z">
            <w:rPr/>
          </w:rPrChange>
        </w:rPr>
        <w:instrText xml:space="preserve"> HYPERLINK "ftp://ftp.heanet.ie/mirrors/sourceforge/w/we/webtune/Patterns%20of%20Enterprise%20Application%20Archit</w:instrText>
      </w:r>
      <w:r w:rsidR="00060BE3" w:rsidRPr="007A41C4">
        <w:rPr>
          <w:lang w:val="en-US"/>
          <w:rPrChange w:id="447" w:author="wargos" w:date="2018-05-13T14:32:00Z">
            <w:rPr/>
          </w:rPrChange>
        </w:rPr>
        <w:instrText xml:space="preserve">ecture.pdf" </w:instrText>
      </w:r>
      <w:r w:rsidR="00060BE3">
        <w:fldChar w:fldCharType="separate"/>
      </w:r>
      <w:r w:rsidRPr="00C50DD1">
        <w:rPr>
          <w:rFonts w:eastAsia="Times New Roman" w:cs="Times New Roman"/>
          <w:color w:val="0366D6"/>
          <w:szCs w:val="24"/>
          <w:u w:val="single"/>
          <w:lang w:val="en-US" w:eastAsia="es-ES"/>
        </w:rPr>
        <w:t>ftp://ftp.heanet.ie/mirrors/sourceforge/w/we/webtune/Patterns%20of%20Enterprise%20Application%20Architecture.pdf</w:t>
      </w:r>
      <w:r w:rsidR="00060BE3">
        <w:rPr>
          <w:rFonts w:eastAsia="Times New Roman" w:cs="Times New Roman"/>
          <w:color w:val="0366D6"/>
          <w:szCs w:val="24"/>
          <w:u w:val="single"/>
          <w:lang w:val="en-US" w:eastAsia="es-ES"/>
        </w:rPr>
        <w:fldChar w:fldCharType="end"/>
      </w:r>
      <w:bookmarkEnd w:id="445"/>
    </w:p>
    <w:p w:rsidR="008D0CE9" w:rsidRPr="00C50DD1" w:rsidRDefault="008D0CE9" w:rsidP="00CE71DD">
      <w:pPr>
        <w:pStyle w:val="Prrafodelista"/>
        <w:spacing w:after="206"/>
        <w:rPr>
          <w:rFonts w:eastAsia="Times New Roman" w:cs="Times New Roman"/>
          <w:color w:val="24292E"/>
          <w:szCs w:val="24"/>
          <w:lang w:val="en-US" w:eastAsia="es-ES"/>
        </w:rPr>
      </w:pPr>
    </w:p>
    <w:p w:rsidR="008D0CE9" w:rsidRPr="00C50DD1" w:rsidRDefault="008D0CE9" w:rsidP="00CE71DD">
      <w:pPr>
        <w:pStyle w:val="Prrafodelista"/>
        <w:numPr>
          <w:ilvl w:val="0"/>
          <w:numId w:val="9"/>
        </w:numPr>
        <w:spacing w:after="206"/>
        <w:rPr>
          <w:rFonts w:eastAsia="Times New Roman" w:cs="Times New Roman"/>
          <w:color w:val="24292E"/>
          <w:szCs w:val="24"/>
          <w:lang w:eastAsia="es-ES"/>
        </w:rPr>
      </w:pPr>
      <w:r w:rsidRPr="00C50DD1">
        <w:rPr>
          <w:rFonts w:eastAsia="Times New Roman" w:cs="Times New Roman"/>
          <w:color w:val="24292E"/>
          <w:szCs w:val="24"/>
          <w:lang w:eastAsia="es-ES"/>
        </w:rPr>
        <w:t>QR, </w:t>
      </w:r>
      <w:r w:rsidRPr="00C50DD1">
        <w:rPr>
          <w:rFonts w:eastAsia="Times New Roman" w:cs="Times New Roman"/>
          <w:i/>
          <w:iCs/>
          <w:color w:val="24292E"/>
          <w:szCs w:val="24"/>
          <w:lang w:eastAsia="es-ES"/>
        </w:rPr>
        <w:t>Quick response codes,</w:t>
      </w:r>
      <w:r w:rsidRPr="00C50DD1">
        <w:rPr>
          <w:rFonts w:eastAsia="Times New Roman" w:cs="Times New Roman"/>
          <w:color w:val="24292E"/>
          <w:szCs w:val="24"/>
          <w:lang w:eastAsia="es-ES"/>
        </w:rPr>
        <w:t> Disponible en: </w:t>
      </w:r>
      <w:hyperlink r:id="rId75" w:history="1">
        <w:r w:rsidRPr="00C50DD1">
          <w:rPr>
            <w:rFonts w:eastAsia="Times New Roman" w:cs="Times New Roman"/>
            <w:color w:val="0366D6"/>
            <w:szCs w:val="24"/>
            <w:u w:val="single"/>
            <w:lang w:eastAsia="es-ES"/>
          </w:rPr>
          <w:t>http://www.qrcode.com/en/about/</w:t>
        </w:r>
      </w:hyperlink>
    </w:p>
    <w:p w:rsidR="008D0CE9" w:rsidRPr="00C50DD1" w:rsidRDefault="008D0CE9" w:rsidP="00CE71DD">
      <w:pPr>
        <w:pStyle w:val="Prrafodelista"/>
        <w:numPr>
          <w:ilvl w:val="0"/>
          <w:numId w:val="9"/>
        </w:numPr>
        <w:spacing w:after="206"/>
        <w:rPr>
          <w:rFonts w:eastAsia="Times New Roman" w:cs="Times New Roman"/>
          <w:color w:val="24292E"/>
          <w:szCs w:val="24"/>
          <w:lang w:val="en-US" w:eastAsia="es-ES"/>
        </w:rPr>
      </w:pPr>
      <w:r w:rsidRPr="00C50DD1">
        <w:rPr>
          <w:rFonts w:eastAsia="Times New Roman" w:cs="Times New Roman"/>
          <w:color w:val="24292E"/>
          <w:szCs w:val="24"/>
          <w:lang w:val="en-US" w:eastAsia="es-ES"/>
        </w:rPr>
        <w:t>UUID, </w:t>
      </w:r>
      <w:r w:rsidRPr="00C50DD1">
        <w:rPr>
          <w:rFonts w:eastAsia="Times New Roman" w:cs="Times New Roman"/>
          <w:i/>
          <w:iCs/>
          <w:color w:val="24292E"/>
          <w:szCs w:val="24"/>
          <w:lang w:val="en-US" w:eastAsia="es-ES"/>
        </w:rPr>
        <w:t>Definition,</w:t>
      </w:r>
      <w:r w:rsidRPr="00C50DD1">
        <w:rPr>
          <w:rFonts w:eastAsia="Times New Roman" w:cs="Times New Roman"/>
          <w:color w:val="24292E"/>
          <w:szCs w:val="24"/>
          <w:lang w:val="en-US" w:eastAsia="es-ES"/>
        </w:rPr>
        <w:t> Disponible en: </w:t>
      </w:r>
      <w:hyperlink r:id="rId76" w:history="1">
        <w:r w:rsidRPr="00C50DD1">
          <w:rPr>
            <w:rFonts w:eastAsia="Times New Roman" w:cs="Times New Roman"/>
            <w:color w:val="0366D6"/>
            <w:szCs w:val="24"/>
            <w:u w:val="single"/>
            <w:lang w:val="en-US" w:eastAsia="es-ES"/>
          </w:rPr>
          <w:t>http://www.ietf.org/rfc/rfc4122.txt</w:t>
        </w:r>
      </w:hyperlink>
    </w:p>
    <w:p w:rsidR="008D0CE9" w:rsidRPr="00C50DD1" w:rsidRDefault="008D0CE9" w:rsidP="00CE71DD">
      <w:pPr>
        <w:pStyle w:val="Prrafodelista"/>
        <w:spacing w:after="206"/>
        <w:rPr>
          <w:rFonts w:eastAsia="Times New Roman" w:cs="Times New Roman"/>
          <w:color w:val="24292E"/>
          <w:szCs w:val="24"/>
          <w:lang w:val="en-US" w:eastAsia="es-ES"/>
        </w:rPr>
      </w:pPr>
    </w:p>
    <w:p w:rsidR="008D0CE9" w:rsidRPr="00C50DD1" w:rsidRDefault="008D0CE9" w:rsidP="00CE71DD">
      <w:pPr>
        <w:pStyle w:val="Prrafodelista"/>
        <w:numPr>
          <w:ilvl w:val="0"/>
          <w:numId w:val="9"/>
        </w:numPr>
        <w:spacing w:after="206"/>
        <w:rPr>
          <w:rFonts w:eastAsia="Times New Roman" w:cs="Times New Roman"/>
          <w:color w:val="24292E"/>
          <w:szCs w:val="24"/>
          <w:lang w:val="en-US" w:eastAsia="es-ES"/>
        </w:rPr>
      </w:pPr>
      <w:r w:rsidRPr="00C50DD1">
        <w:rPr>
          <w:rFonts w:eastAsia="Times New Roman" w:cs="Times New Roman"/>
          <w:color w:val="24292E"/>
          <w:szCs w:val="24"/>
          <w:lang w:val="en-US" w:eastAsia="es-ES"/>
        </w:rPr>
        <w:t>patterns &amp; practices Developer Center, </w:t>
      </w:r>
      <w:r w:rsidRPr="00C50DD1">
        <w:rPr>
          <w:rFonts w:eastAsia="Times New Roman" w:cs="Times New Roman"/>
          <w:i/>
          <w:iCs/>
          <w:color w:val="24292E"/>
          <w:szCs w:val="24"/>
          <w:lang w:val="en-US" w:eastAsia="es-ES"/>
        </w:rPr>
        <w:t>What is Software Architecture?,</w:t>
      </w:r>
      <w:r w:rsidRPr="00C50DD1">
        <w:rPr>
          <w:rFonts w:eastAsia="Times New Roman" w:cs="Times New Roman"/>
          <w:color w:val="24292E"/>
          <w:szCs w:val="24"/>
          <w:lang w:val="en-US" w:eastAsia="es-ES"/>
        </w:rPr>
        <w:t> Disponible en: </w:t>
      </w:r>
      <w:r w:rsidR="00060BE3">
        <w:fldChar w:fldCharType="begin"/>
      </w:r>
      <w:r w:rsidR="00060BE3" w:rsidRPr="007A41C4">
        <w:rPr>
          <w:lang w:val="en-US"/>
          <w:rPrChange w:id="448" w:author="wargos" w:date="2018-05-13T14:32:00Z">
            <w:rPr/>
          </w:rPrChange>
        </w:rPr>
        <w:instrText xml:space="preserve"> HYPERLINK "https://msdn.microsoft.com/en-us/library</w:instrText>
      </w:r>
      <w:r w:rsidR="00060BE3" w:rsidRPr="007A41C4">
        <w:rPr>
          <w:lang w:val="en-US"/>
          <w:rPrChange w:id="449" w:author="wargos" w:date="2018-05-13T14:32:00Z">
            <w:rPr/>
          </w:rPrChange>
        </w:rPr>
        <w:instrText xml:space="preserve">/ff650706.aspx" </w:instrText>
      </w:r>
      <w:r w:rsidR="00060BE3">
        <w:fldChar w:fldCharType="separate"/>
      </w:r>
      <w:r w:rsidRPr="00C50DD1">
        <w:rPr>
          <w:rFonts w:eastAsia="Times New Roman" w:cs="Times New Roman"/>
          <w:color w:val="0366D6"/>
          <w:szCs w:val="24"/>
          <w:u w:val="single"/>
          <w:lang w:val="en-US" w:eastAsia="es-ES"/>
        </w:rPr>
        <w:t>https://msdn.microsoft.com/en-us/library/ff650706.aspx</w:t>
      </w:r>
      <w:r w:rsidR="00060BE3">
        <w:rPr>
          <w:rFonts w:eastAsia="Times New Roman" w:cs="Times New Roman"/>
          <w:color w:val="0366D6"/>
          <w:szCs w:val="24"/>
          <w:u w:val="single"/>
          <w:lang w:val="en-US" w:eastAsia="es-ES"/>
        </w:rPr>
        <w:fldChar w:fldCharType="end"/>
      </w:r>
    </w:p>
    <w:p w:rsidR="008D0CE9" w:rsidRPr="00C50DD1" w:rsidRDefault="008D0CE9" w:rsidP="00CE71DD">
      <w:pPr>
        <w:pStyle w:val="Prrafodelista"/>
        <w:spacing w:after="206"/>
        <w:rPr>
          <w:rFonts w:eastAsia="Times New Roman" w:cs="Times New Roman"/>
          <w:color w:val="24292E"/>
          <w:szCs w:val="24"/>
          <w:lang w:val="en-US" w:eastAsia="es-ES"/>
        </w:rPr>
      </w:pPr>
    </w:p>
    <w:p w:rsidR="00A6767D" w:rsidRDefault="008D0CE9" w:rsidP="00A6767D">
      <w:pPr>
        <w:pStyle w:val="Prrafodelista"/>
        <w:numPr>
          <w:ilvl w:val="0"/>
          <w:numId w:val="9"/>
        </w:numPr>
        <w:spacing w:after="206"/>
        <w:rPr>
          <w:rFonts w:eastAsia="Times New Roman" w:cs="Times New Roman"/>
          <w:color w:val="24292E"/>
          <w:szCs w:val="24"/>
          <w:lang w:eastAsia="es-ES"/>
        </w:rPr>
      </w:pPr>
      <w:r w:rsidRPr="00C50DD1">
        <w:rPr>
          <w:rFonts w:eastAsia="Times New Roman" w:cs="Times New Roman"/>
          <w:color w:val="24292E"/>
          <w:szCs w:val="24"/>
          <w:lang w:eastAsia="es-ES"/>
        </w:rPr>
        <w:t>Angel Cobo, </w:t>
      </w:r>
      <w:r w:rsidRPr="00C50DD1">
        <w:rPr>
          <w:rFonts w:eastAsia="Times New Roman" w:cs="Times New Roman"/>
          <w:i/>
          <w:iCs/>
          <w:color w:val="24292E"/>
          <w:szCs w:val="24"/>
          <w:lang w:eastAsia="es-ES"/>
        </w:rPr>
        <w:t>"Internet y la programación de ordenadores" en PHP y MySQL,</w:t>
      </w:r>
      <w:r w:rsidRPr="00C50DD1">
        <w:rPr>
          <w:rFonts w:eastAsia="Times New Roman" w:cs="Times New Roman"/>
          <w:color w:val="24292E"/>
          <w:szCs w:val="24"/>
          <w:lang w:eastAsia="es-ES"/>
        </w:rPr>
        <w:t> 1ª Edición. España: Díaz de Santos, 2005. Cap. Nº 1, 12 pp. 13-20.</w:t>
      </w:r>
    </w:p>
    <w:p w:rsidR="00A6767D" w:rsidRPr="00A6767D" w:rsidRDefault="00A6767D" w:rsidP="00A6767D">
      <w:pPr>
        <w:pStyle w:val="Prrafodelista"/>
        <w:spacing w:after="206"/>
        <w:rPr>
          <w:rFonts w:eastAsia="Times New Roman" w:cs="Times New Roman"/>
          <w:color w:val="24292E"/>
          <w:szCs w:val="24"/>
          <w:lang w:eastAsia="es-ES"/>
        </w:rPr>
      </w:pPr>
    </w:p>
    <w:p w:rsidR="008D0CE9" w:rsidRPr="00C50DD1" w:rsidRDefault="008D0CE9" w:rsidP="00CE71DD">
      <w:pPr>
        <w:pStyle w:val="Prrafodelista"/>
        <w:numPr>
          <w:ilvl w:val="0"/>
          <w:numId w:val="9"/>
        </w:numPr>
        <w:spacing w:after="206"/>
        <w:rPr>
          <w:rFonts w:eastAsia="Times New Roman" w:cs="Times New Roman"/>
          <w:color w:val="24292E"/>
          <w:szCs w:val="24"/>
          <w:lang w:eastAsia="es-ES"/>
        </w:rPr>
      </w:pPr>
      <w:r w:rsidRPr="00C50DD1">
        <w:rPr>
          <w:rFonts w:eastAsia="Times New Roman" w:cs="Times New Roman"/>
          <w:color w:val="24292E"/>
          <w:szCs w:val="24"/>
          <w:lang w:eastAsia="es-ES"/>
        </w:rPr>
        <w:t>Duncan Mackenzie, </w:t>
      </w:r>
      <w:r w:rsidRPr="00C50DD1">
        <w:rPr>
          <w:rFonts w:eastAsia="Times New Roman" w:cs="Times New Roman"/>
          <w:i/>
          <w:iCs/>
          <w:color w:val="24292E"/>
          <w:szCs w:val="24"/>
          <w:lang w:eastAsia="es-ES"/>
        </w:rPr>
        <w:t>"Servicio web XML" en Aprendiendo Visual Basic.Net Lecciones Avanzadas,</w:t>
      </w:r>
      <w:r w:rsidRPr="00C50DD1">
        <w:rPr>
          <w:rFonts w:eastAsia="Times New Roman" w:cs="Times New Roman"/>
          <w:color w:val="24292E"/>
          <w:szCs w:val="24"/>
          <w:lang w:eastAsia="es-ES"/>
        </w:rPr>
        <w:t> 1ª Edición. México: Pearson Educación.</w:t>
      </w:r>
    </w:p>
    <w:p w:rsidR="008D0CE9" w:rsidRPr="00C50DD1" w:rsidRDefault="008D0CE9" w:rsidP="00CE71DD">
      <w:pPr>
        <w:pStyle w:val="Prrafodelista"/>
        <w:spacing w:after="206"/>
        <w:rPr>
          <w:rFonts w:eastAsia="Times New Roman" w:cs="Times New Roman"/>
          <w:color w:val="24292E"/>
          <w:szCs w:val="24"/>
          <w:lang w:eastAsia="es-ES"/>
        </w:rPr>
      </w:pPr>
    </w:p>
    <w:p w:rsidR="008D0CE9" w:rsidRPr="00C50DD1" w:rsidRDefault="008D0CE9" w:rsidP="00CE71DD">
      <w:pPr>
        <w:pStyle w:val="Prrafodelista"/>
        <w:numPr>
          <w:ilvl w:val="0"/>
          <w:numId w:val="9"/>
        </w:numPr>
        <w:spacing w:after="206"/>
        <w:rPr>
          <w:rFonts w:eastAsia="Times New Roman" w:cs="Times New Roman"/>
          <w:color w:val="24292E"/>
          <w:szCs w:val="24"/>
          <w:lang w:eastAsia="es-ES"/>
        </w:rPr>
      </w:pPr>
      <w:r w:rsidRPr="00C50DD1">
        <w:rPr>
          <w:rFonts w:eastAsia="Times New Roman" w:cs="Times New Roman"/>
          <w:i/>
          <w:iCs/>
          <w:color w:val="24292E"/>
          <w:szCs w:val="24"/>
          <w:lang w:eastAsia="es-ES"/>
        </w:rPr>
        <w:t>Manual de desarrollo web,</w:t>
      </w:r>
      <w:r w:rsidRPr="00C50DD1">
        <w:rPr>
          <w:rFonts w:eastAsia="Times New Roman" w:cs="Times New Roman"/>
          <w:color w:val="24292E"/>
          <w:szCs w:val="24"/>
          <w:lang w:eastAsia="es-ES"/>
        </w:rPr>
        <w:t> 1ª Edición, ISBN, México, 2010.</w:t>
      </w:r>
    </w:p>
    <w:p w:rsidR="008D0CE9" w:rsidRPr="00C50DD1" w:rsidRDefault="008D0CE9" w:rsidP="00CE71DD">
      <w:pPr>
        <w:pStyle w:val="Prrafodelista"/>
        <w:spacing w:after="206"/>
        <w:rPr>
          <w:rFonts w:eastAsia="Times New Roman" w:cs="Times New Roman"/>
          <w:color w:val="24292E"/>
          <w:szCs w:val="24"/>
          <w:lang w:eastAsia="es-ES"/>
        </w:rPr>
      </w:pPr>
    </w:p>
    <w:p w:rsidR="008D0CE9" w:rsidRPr="00C50DD1" w:rsidRDefault="008D0CE9" w:rsidP="00CE71DD">
      <w:pPr>
        <w:pStyle w:val="Prrafodelista"/>
        <w:numPr>
          <w:ilvl w:val="0"/>
          <w:numId w:val="9"/>
        </w:numPr>
        <w:spacing w:after="206"/>
        <w:rPr>
          <w:rFonts w:eastAsia="Times New Roman" w:cs="Times New Roman"/>
          <w:color w:val="24292E"/>
          <w:szCs w:val="24"/>
          <w:lang w:eastAsia="es-ES"/>
        </w:rPr>
      </w:pPr>
      <w:r w:rsidRPr="00C50DD1">
        <w:rPr>
          <w:rFonts w:eastAsia="Times New Roman" w:cs="Times New Roman"/>
          <w:color w:val="24292E"/>
          <w:szCs w:val="24"/>
          <w:lang w:eastAsia="es-ES"/>
        </w:rPr>
        <w:t>Nicholas C. Zakas, </w:t>
      </w:r>
      <w:r w:rsidRPr="00C50DD1">
        <w:rPr>
          <w:rFonts w:eastAsia="Times New Roman" w:cs="Times New Roman"/>
          <w:i/>
          <w:iCs/>
          <w:color w:val="24292E"/>
          <w:szCs w:val="24"/>
          <w:lang w:eastAsia="es-ES"/>
        </w:rPr>
        <w:t>"Ajax" en Alto rendimiento de JavaScript,</w:t>
      </w:r>
      <w:r w:rsidRPr="00C50DD1">
        <w:rPr>
          <w:rFonts w:eastAsia="Times New Roman" w:cs="Times New Roman"/>
          <w:color w:val="24292E"/>
          <w:szCs w:val="24"/>
          <w:lang w:eastAsia="es-ES"/>
        </w:rPr>
        <w:t> 1ª Edición. EE. UU.: O'Reylly Media, Inc., 2010. Cap. Nº 7, 8 pp, pag. 134.</w:t>
      </w:r>
    </w:p>
    <w:p w:rsidR="008D0CE9" w:rsidRPr="00C50DD1" w:rsidRDefault="008D0CE9" w:rsidP="00CE71DD">
      <w:pPr>
        <w:pStyle w:val="Prrafodelista"/>
        <w:spacing w:after="206"/>
        <w:rPr>
          <w:rFonts w:eastAsia="Times New Roman" w:cs="Times New Roman"/>
          <w:color w:val="24292E"/>
          <w:szCs w:val="24"/>
          <w:lang w:eastAsia="es-ES"/>
        </w:rPr>
      </w:pPr>
    </w:p>
    <w:p w:rsidR="008D0CE9" w:rsidRPr="00C50DD1" w:rsidRDefault="008D0CE9" w:rsidP="00CE71DD">
      <w:pPr>
        <w:pStyle w:val="Prrafodelista"/>
        <w:numPr>
          <w:ilvl w:val="0"/>
          <w:numId w:val="9"/>
        </w:numPr>
        <w:spacing w:after="206"/>
        <w:rPr>
          <w:rFonts w:eastAsia="Times New Roman" w:cs="Times New Roman"/>
          <w:color w:val="24292E"/>
          <w:szCs w:val="24"/>
          <w:lang w:eastAsia="es-ES"/>
        </w:rPr>
      </w:pPr>
      <w:r w:rsidRPr="00C50DD1">
        <w:rPr>
          <w:rFonts w:eastAsia="Times New Roman" w:cs="Times New Roman"/>
          <w:color w:val="24292E"/>
          <w:szCs w:val="24"/>
          <w:lang w:eastAsia="es-ES"/>
        </w:rPr>
        <w:t>Sebastian Bassi, </w:t>
      </w:r>
      <w:r w:rsidRPr="00C50DD1">
        <w:rPr>
          <w:rFonts w:eastAsia="Times New Roman" w:cs="Times New Roman"/>
          <w:i/>
          <w:iCs/>
          <w:color w:val="24292E"/>
          <w:szCs w:val="24"/>
          <w:lang w:eastAsia="es-ES"/>
        </w:rPr>
        <w:t>"JSON" en serialización de datos,</w:t>
      </w:r>
      <w:r w:rsidRPr="00C50DD1">
        <w:rPr>
          <w:rFonts w:eastAsia="Times New Roman" w:cs="Times New Roman"/>
          <w:color w:val="24292E"/>
          <w:szCs w:val="24"/>
          <w:lang w:eastAsia="es-ES"/>
        </w:rPr>
        <w:t> 4ª Edición. Argentina: Gemes Digitales, 2013. Cap 5, 4 pp, 30-31.</w:t>
      </w:r>
      <w:r w:rsidR="008E078F" w:rsidRPr="00C50DD1">
        <w:rPr>
          <w:rFonts w:eastAsia="Times New Roman" w:cs="Times New Roman"/>
          <w:color w:val="24292E"/>
          <w:szCs w:val="24"/>
          <w:lang w:eastAsia="es-ES"/>
        </w:rPr>
        <w:t xml:space="preserve"> </w:t>
      </w:r>
    </w:p>
    <w:p w:rsidR="008D0CE9" w:rsidRPr="00C50DD1" w:rsidRDefault="008D0CE9" w:rsidP="00CE71DD">
      <w:pPr>
        <w:pStyle w:val="Prrafodelista"/>
        <w:numPr>
          <w:ilvl w:val="0"/>
          <w:numId w:val="9"/>
        </w:numPr>
        <w:spacing w:after="206"/>
        <w:rPr>
          <w:rFonts w:eastAsia="Times New Roman" w:cs="Times New Roman"/>
          <w:color w:val="24292E"/>
          <w:szCs w:val="24"/>
          <w:lang w:eastAsia="es-ES"/>
        </w:rPr>
      </w:pPr>
      <w:r w:rsidRPr="00C50DD1">
        <w:rPr>
          <w:rFonts w:eastAsia="Times New Roman" w:cs="Times New Roman"/>
          <w:color w:val="24292E"/>
          <w:szCs w:val="24"/>
          <w:lang w:eastAsia="es-ES"/>
        </w:rPr>
        <w:t>R. S. Pressman, </w:t>
      </w:r>
      <w:r w:rsidRPr="00C50DD1">
        <w:rPr>
          <w:rFonts w:eastAsia="Times New Roman" w:cs="Times New Roman"/>
          <w:i/>
          <w:iCs/>
          <w:color w:val="24292E"/>
          <w:szCs w:val="24"/>
          <w:lang w:eastAsia="es-ES"/>
        </w:rPr>
        <w:t>Software y la Ingeniería de Software, Ingeniería de Software (un enfoque práctico),</w:t>
      </w:r>
      <w:r w:rsidRPr="00C50DD1">
        <w:rPr>
          <w:rFonts w:eastAsia="Times New Roman" w:cs="Times New Roman"/>
          <w:color w:val="24292E"/>
          <w:szCs w:val="24"/>
          <w:lang w:eastAsia="es-ES"/>
        </w:rPr>
        <w:t> ISBM 978-607-15-0314-5, Libro de edición México, 2010.</w:t>
      </w:r>
    </w:p>
    <w:p w:rsidR="008D0CE9" w:rsidRPr="00C50DD1" w:rsidRDefault="008D0CE9" w:rsidP="00CE71DD">
      <w:pPr>
        <w:pStyle w:val="Prrafodelista"/>
        <w:spacing w:after="206"/>
        <w:rPr>
          <w:rFonts w:eastAsia="Times New Roman" w:cs="Times New Roman"/>
          <w:color w:val="24292E"/>
          <w:szCs w:val="24"/>
          <w:lang w:eastAsia="es-ES"/>
        </w:rPr>
      </w:pPr>
    </w:p>
    <w:p w:rsidR="008D0CE9" w:rsidRPr="00C50DD1" w:rsidRDefault="008D0CE9" w:rsidP="00CE71DD">
      <w:pPr>
        <w:pStyle w:val="Prrafodelista"/>
        <w:numPr>
          <w:ilvl w:val="0"/>
          <w:numId w:val="9"/>
        </w:numPr>
        <w:spacing w:after="206"/>
        <w:rPr>
          <w:rFonts w:eastAsia="Times New Roman" w:cs="Times New Roman"/>
          <w:color w:val="24292E"/>
          <w:szCs w:val="24"/>
          <w:lang w:eastAsia="es-ES"/>
        </w:rPr>
      </w:pPr>
      <w:r w:rsidRPr="00C50DD1">
        <w:rPr>
          <w:rFonts w:eastAsia="Times New Roman" w:cs="Times New Roman"/>
          <w:color w:val="24292E"/>
          <w:szCs w:val="24"/>
          <w:lang w:eastAsia="es-ES"/>
        </w:rPr>
        <w:t>J.Rodríguez, </w:t>
      </w:r>
      <w:r w:rsidRPr="00C50DD1">
        <w:rPr>
          <w:rFonts w:eastAsia="Times New Roman" w:cs="Times New Roman"/>
          <w:i/>
          <w:iCs/>
          <w:color w:val="24292E"/>
          <w:szCs w:val="24"/>
          <w:lang w:eastAsia="es-ES"/>
        </w:rPr>
        <w:t>Pruebas Unitarias, 2011,</w:t>
      </w:r>
      <w:r w:rsidRPr="00C50DD1">
        <w:rPr>
          <w:rFonts w:eastAsia="Times New Roman" w:cs="Times New Roman"/>
          <w:color w:val="24292E"/>
          <w:szCs w:val="24"/>
          <w:lang w:eastAsia="es-ES"/>
        </w:rPr>
        <w:t> Disponible en: </w:t>
      </w:r>
      <w:hyperlink r:id="rId77" w:history="1">
        <w:r w:rsidRPr="00C50DD1">
          <w:rPr>
            <w:rFonts w:eastAsia="Times New Roman" w:cs="Times New Roman"/>
            <w:color w:val="0366D6"/>
            <w:szCs w:val="24"/>
            <w:u w:val="single"/>
            <w:lang w:eastAsia="es-ES"/>
          </w:rPr>
          <w:t>http://es.slideshare.net/ocomur/pruebas-unitarias-9368721?next_slideshow=1</w:t>
        </w:r>
      </w:hyperlink>
    </w:p>
    <w:p w:rsidR="008D0CE9" w:rsidRPr="00C50DD1" w:rsidRDefault="008D0CE9" w:rsidP="00CE71DD">
      <w:pPr>
        <w:pStyle w:val="Prrafodelista"/>
        <w:spacing w:after="206"/>
        <w:rPr>
          <w:rFonts w:eastAsia="Times New Roman" w:cs="Times New Roman"/>
          <w:color w:val="24292E"/>
          <w:szCs w:val="24"/>
          <w:lang w:eastAsia="es-ES"/>
        </w:rPr>
      </w:pPr>
    </w:p>
    <w:p w:rsidR="008D0CE9" w:rsidRPr="00C50DD1" w:rsidRDefault="008D0CE9" w:rsidP="00CE71DD">
      <w:pPr>
        <w:pStyle w:val="Prrafodelista"/>
        <w:numPr>
          <w:ilvl w:val="0"/>
          <w:numId w:val="9"/>
        </w:numPr>
        <w:spacing w:after="206"/>
        <w:rPr>
          <w:rFonts w:eastAsia="Times New Roman" w:cs="Times New Roman"/>
          <w:color w:val="24292E"/>
          <w:szCs w:val="24"/>
          <w:lang w:eastAsia="es-ES"/>
        </w:rPr>
      </w:pPr>
      <w:r w:rsidRPr="00C50DD1">
        <w:rPr>
          <w:rFonts w:eastAsia="Times New Roman" w:cs="Times New Roman"/>
          <w:color w:val="24292E"/>
          <w:szCs w:val="24"/>
          <w:lang w:eastAsia="es-ES"/>
        </w:rPr>
        <w:t>Policarpio, </w:t>
      </w:r>
      <w:r w:rsidRPr="00C50DD1">
        <w:rPr>
          <w:rFonts w:eastAsia="Times New Roman" w:cs="Times New Roman"/>
          <w:i/>
          <w:iCs/>
          <w:color w:val="24292E"/>
          <w:szCs w:val="24"/>
          <w:lang w:eastAsia="es-ES"/>
        </w:rPr>
        <w:t>Modelo incremental,</w:t>
      </w:r>
      <w:r w:rsidRPr="00C50DD1">
        <w:rPr>
          <w:rFonts w:eastAsia="Times New Roman" w:cs="Times New Roman"/>
          <w:color w:val="24292E"/>
          <w:szCs w:val="24"/>
          <w:lang w:eastAsia="es-ES"/>
        </w:rPr>
        <w:t> Disponible en: </w:t>
      </w:r>
      <w:hyperlink r:id="rId78" w:history="1">
        <w:r w:rsidRPr="00C50DD1">
          <w:rPr>
            <w:rFonts w:eastAsia="Times New Roman" w:cs="Times New Roman"/>
            <w:color w:val="0366D6"/>
            <w:szCs w:val="24"/>
            <w:u w:val="single"/>
            <w:lang w:eastAsia="es-ES"/>
          </w:rPr>
          <w:t>http://phpwebquest.org/cursocep/webquest/soporte_tabbed_w.php?id_actividad=18518&amp;id_pagina=1</w:t>
        </w:r>
      </w:hyperlink>
    </w:p>
    <w:p w:rsidR="008D0CE9" w:rsidRPr="00C50DD1" w:rsidRDefault="008D0CE9" w:rsidP="00CE71DD">
      <w:pPr>
        <w:pStyle w:val="Prrafodelista"/>
        <w:spacing w:after="206"/>
        <w:rPr>
          <w:rFonts w:eastAsia="Times New Roman" w:cs="Times New Roman"/>
          <w:color w:val="24292E"/>
          <w:szCs w:val="24"/>
          <w:lang w:eastAsia="es-ES"/>
        </w:rPr>
      </w:pPr>
    </w:p>
    <w:p w:rsidR="008D0CE9" w:rsidRPr="00C50DD1" w:rsidRDefault="008D0CE9" w:rsidP="00CE71DD">
      <w:pPr>
        <w:pStyle w:val="Prrafodelista"/>
        <w:numPr>
          <w:ilvl w:val="0"/>
          <w:numId w:val="9"/>
        </w:numPr>
        <w:spacing w:after="206"/>
        <w:rPr>
          <w:rFonts w:eastAsia="Times New Roman" w:cs="Times New Roman"/>
          <w:color w:val="24292E"/>
          <w:szCs w:val="24"/>
          <w:lang w:eastAsia="es-ES"/>
        </w:rPr>
      </w:pPr>
      <w:r w:rsidRPr="00C50DD1">
        <w:rPr>
          <w:rFonts w:eastAsia="Times New Roman" w:cs="Times New Roman"/>
          <w:color w:val="24292E"/>
          <w:szCs w:val="24"/>
          <w:lang w:eastAsia="es-ES"/>
        </w:rPr>
        <w:t>I, Tecnología, </w:t>
      </w:r>
      <w:r w:rsidRPr="00C50DD1">
        <w:rPr>
          <w:rFonts w:eastAsia="Times New Roman" w:cs="Times New Roman"/>
          <w:i/>
          <w:iCs/>
          <w:color w:val="24292E"/>
          <w:szCs w:val="24"/>
          <w:lang w:eastAsia="es-ES"/>
        </w:rPr>
        <w:t>Ingeniería de Software,</w:t>
      </w:r>
      <w:r w:rsidRPr="00C50DD1">
        <w:rPr>
          <w:rFonts w:eastAsia="Times New Roman" w:cs="Times New Roman"/>
          <w:color w:val="24292E"/>
          <w:szCs w:val="24"/>
          <w:lang w:eastAsia="es-ES"/>
        </w:rPr>
        <w:t> Libro de edición E.E.U.U., Marzo 2009.</w:t>
      </w:r>
    </w:p>
    <w:p w:rsidR="008D0CE9" w:rsidRPr="00C50DD1" w:rsidRDefault="008D0CE9" w:rsidP="00CE71DD">
      <w:pPr>
        <w:pStyle w:val="Prrafodelista"/>
        <w:spacing w:after="206"/>
        <w:rPr>
          <w:rFonts w:eastAsia="Times New Roman" w:cs="Times New Roman"/>
          <w:color w:val="24292E"/>
          <w:szCs w:val="24"/>
          <w:lang w:eastAsia="es-ES"/>
        </w:rPr>
      </w:pPr>
    </w:p>
    <w:p w:rsidR="008E078F" w:rsidRPr="0029799D" w:rsidRDefault="008E078F" w:rsidP="00CE71DD">
      <w:pPr>
        <w:pStyle w:val="Prrafodelista"/>
        <w:numPr>
          <w:ilvl w:val="0"/>
          <w:numId w:val="9"/>
        </w:numPr>
        <w:spacing w:after="206"/>
        <w:rPr>
          <w:rFonts w:eastAsia="Times New Roman" w:cs="Times New Roman"/>
          <w:color w:val="24292E"/>
          <w:szCs w:val="24"/>
          <w:lang w:eastAsia="es-ES"/>
        </w:rPr>
      </w:pPr>
      <w:r w:rsidRPr="00C50DD1">
        <w:rPr>
          <w:rFonts w:eastAsia="Times New Roman" w:cs="Times New Roman"/>
          <w:color w:val="24292E"/>
          <w:szCs w:val="24"/>
          <w:lang w:eastAsia="es-ES"/>
        </w:rPr>
        <w:t>E. Pérez, Seguridad y auditoria informática, ISO 17799 , noviembre 27 , 2011, Disponible en: </w:t>
      </w:r>
      <w:hyperlink r:id="rId79" w:history="1">
        <w:r w:rsidRPr="00C50DD1">
          <w:rPr>
            <w:rFonts w:eastAsia="Times New Roman" w:cs="Times New Roman"/>
            <w:color w:val="0366D6"/>
            <w:szCs w:val="24"/>
            <w:u w:val="single"/>
            <w:lang w:eastAsia="es-ES"/>
          </w:rPr>
          <w:t>http://es.slideshare.net/luchoapazam1/seguridad-y-auditoria-informatica-iso-17799</w:t>
        </w:r>
      </w:hyperlink>
    </w:p>
    <w:p w:rsidR="0029799D" w:rsidRPr="00C50DD1" w:rsidRDefault="0029799D" w:rsidP="00CE71DD">
      <w:pPr>
        <w:pStyle w:val="Prrafodelista"/>
        <w:spacing w:after="206"/>
        <w:rPr>
          <w:rFonts w:eastAsia="Times New Roman" w:cs="Times New Roman"/>
          <w:color w:val="24292E"/>
          <w:szCs w:val="24"/>
          <w:lang w:eastAsia="es-ES"/>
        </w:rPr>
      </w:pPr>
    </w:p>
    <w:p w:rsidR="0029799D" w:rsidRPr="00C50DD1" w:rsidRDefault="0029799D" w:rsidP="00CE71DD">
      <w:pPr>
        <w:pStyle w:val="Prrafodelista"/>
        <w:numPr>
          <w:ilvl w:val="0"/>
          <w:numId w:val="9"/>
        </w:numPr>
        <w:spacing w:after="206"/>
        <w:rPr>
          <w:rFonts w:eastAsia="Times New Roman" w:cs="Times New Roman"/>
          <w:color w:val="24292E"/>
          <w:szCs w:val="24"/>
          <w:lang w:eastAsia="es-ES"/>
        </w:rPr>
      </w:pPr>
      <w:r>
        <w:rPr>
          <w:sz w:val="23"/>
          <w:szCs w:val="23"/>
        </w:rPr>
        <w:lastRenderedPageBreak/>
        <w:t>Judith Villanueva Carrasco</w:t>
      </w:r>
      <w:r w:rsidRPr="00C50DD1">
        <w:rPr>
          <w:rFonts w:eastAsia="Times New Roman" w:cs="Times New Roman"/>
          <w:color w:val="24292E"/>
          <w:szCs w:val="24"/>
          <w:lang w:eastAsia="es-ES"/>
        </w:rPr>
        <w:t>, </w:t>
      </w:r>
      <w:r w:rsidRPr="0029799D">
        <w:rPr>
          <w:bCs/>
          <w:i/>
          <w:sz w:val="23"/>
          <w:szCs w:val="23"/>
        </w:rPr>
        <w:t>Diseño del modelo actual de la gestión de materiales bibliográficos</w:t>
      </w:r>
      <w:r>
        <w:rPr>
          <w:rFonts w:eastAsia="Times New Roman" w:cs="Times New Roman"/>
          <w:color w:val="24292E"/>
          <w:szCs w:val="24"/>
          <w:lang w:eastAsia="es-ES"/>
        </w:rPr>
        <w:t xml:space="preserve">, en </w:t>
      </w:r>
      <w:r w:rsidRPr="0029799D">
        <w:t xml:space="preserve">sistema web aplicando el enfoque de bases de datos no relacionales para la gestión de materiales bibliográficos en la biblioteca </w:t>
      </w:r>
      <w:r>
        <w:t xml:space="preserve">Sighart </w:t>
      </w:r>
      <w:r w:rsidRPr="0029799D">
        <w:rPr>
          <w:u w:val="single"/>
        </w:rPr>
        <w:t>Klauss</w:t>
      </w:r>
    </w:p>
    <w:p w:rsidR="008D0CE9" w:rsidRPr="00C50DD1" w:rsidRDefault="008D0CE9" w:rsidP="00C50DD1">
      <w:pPr>
        <w:rPr>
          <w:rFonts w:cs="Times New Roman"/>
          <w:szCs w:val="24"/>
        </w:rPr>
      </w:pPr>
    </w:p>
    <w:p w:rsidR="008D0CE9" w:rsidRPr="00C50DD1" w:rsidRDefault="008D0CE9" w:rsidP="00C50DD1">
      <w:pPr>
        <w:rPr>
          <w:rFonts w:cs="Times New Roman"/>
          <w:szCs w:val="24"/>
        </w:rPr>
      </w:pPr>
    </w:p>
    <w:sectPr w:rsidR="008D0CE9" w:rsidRPr="00C50DD1" w:rsidSect="00E868AE">
      <w:pgSz w:w="12240" w:h="15840" w:code="1"/>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0BE3" w:rsidRDefault="00060BE3" w:rsidP="006D2F40">
      <w:pPr>
        <w:spacing w:after="0"/>
      </w:pPr>
      <w:r>
        <w:separator/>
      </w:r>
    </w:p>
  </w:endnote>
  <w:endnote w:type="continuationSeparator" w:id="0">
    <w:p w:rsidR="00060BE3" w:rsidRDefault="00060BE3" w:rsidP="006D2F4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7222728"/>
      <w:placeholder>
        <w:docPart w:val="754D05EA396F463BBE01EEA56B6D57D7"/>
      </w:placeholder>
      <w:temporary/>
      <w:showingPlcHdr/>
      <w15:appearance w15:val="hidden"/>
    </w:sdtPr>
    <w:sdtEndPr/>
    <w:sdtContent>
      <w:p w:rsidR="00FD3A1E" w:rsidRDefault="00FD3A1E">
        <w:pPr>
          <w:pStyle w:val="Piedepgina"/>
        </w:pPr>
        <w:r>
          <w:t>[Escriba aquí]</w:t>
        </w:r>
      </w:p>
    </w:sdtContent>
  </w:sdt>
  <w:p w:rsidR="00FD3A1E" w:rsidRPr="000A1443" w:rsidRDefault="00FD3A1E" w:rsidP="00101F0A">
    <w:pPr>
      <w:pStyle w:val="Piedepgina"/>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3A1E" w:rsidRDefault="00FD3A1E">
    <w:pPr>
      <w:pStyle w:val="Piedepgina"/>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sidR="007A41C4">
      <w:rPr>
        <w:caps/>
        <w:noProof/>
        <w:color w:val="4F81BD" w:themeColor="accent1"/>
      </w:rPr>
      <w:t>4</w:t>
    </w:r>
    <w:r>
      <w:rPr>
        <w:caps/>
        <w:color w:val="4F81BD" w:themeColor="accent1"/>
      </w:rPr>
      <w:fldChar w:fldCharType="end"/>
    </w:r>
  </w:p>
  <w:p w:rsidR="00FD3A1E" w:rsidRPr="000A1443" w:rsidRDefault="00FD3A1E" w:rsidP="00101F0A">
    <w:pPr>
      <w:pStyle w:val="Piedepgina"/>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0BE3" w:rsidRDefault="00060BE3" w:rsidP="006D2F40">
      <w:pPr>
        <w:spacing w:after="0"/>
      </w:pPr>
      <w:r>
        <w:separator/>
      </w:r>
    </w:p>
  </w:footnote>
  <w:footnote w:type="continuationSeparator" w:id="0">
    <w:p w:rsidR="00060BE3" w:rsidRDefault="00060BE3" w:rsidP="006D2F40">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3A1E" w:rsidRDefault="00FD3A1E" w:rsidP="00101F0A">
    <w:pPr>
      <w:pStyle w:val="Encabezado"/>
      <w:tabs>
        <w:tab w:val="clear" w:pos="4252"/>
        <w:tab w:val="clear" w:pos="8504"/>
        <w:tab w:val="left" w:pos="7051"/>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A26E6"/>
    <w:multiLevelType w:val="hybridMultilevel"/>
    <w:tmpl w:val="10120A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4264B22"/>
    <w:multiLevelType w:val="multilevel"/>
    <w:tmpl w:val="3DF44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F2769A"/>
    <w:multiLevelType w:val="multilevel"/>
    <w:tmpl w:val="325EA2EC"/>
    <w:lvl w:ilvl="0">
      <w:start w:val="1"/>
      <w:numFmt w:val="decimal"/>
      <w:suff w:val="space"/>
      <w:lvlText w:val="%1"/>
      <w:lvlJc w:val="left"/>
      <w:pPr>
        <w:ind w:left="432" w:hanging="432"/>
      </w:pPr>
      <w:rPr>
        <w:rFonts w:hint="default"/>
      </w:rPr>
    </w:lvl>
    <w:lvl w:ilvl="1">
      <w:start w:val="1"/>
      <w:numFmt w:val="none"/>
      <w:lvlText w:val=""/>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07C53E68"/>
    <w:multiLevelType w:val="multilevel"/>
    <w:tmpl w:val="A25AC078"/>
    <w:lvl w:ilvl="0">
      <w:start w:val="1"/>
      <w:numFmt w:val="decimal"/>
      <w:lvlText w:val="%1"/>
      <w:lvlJc w:val="left"/>
      <w:pPr>
        <w:ind w:left="432" w:hanging="432"/>
      </w:pPr>
      <w:rPr>
        <w:rFonts w:hint="default"/>
      </w:rPr>
    </w:lvl>
    <w:lvl w:ilvl="1">
      <w:start w:val="1"/>
      <w:numFmt w:val="none"/>
      <w:lvlText w:val=""/>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093905D5"/>
    <w:multiLevelType w:val="multilevel"/>
    <w:tmpl w:val="BE0C5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A01C62"/>
    <w:multiLevelType w:val="hybridMultilevel"/>
    <w:tmpl w:val="557AC1D6"/>
    <w:lvl w:ilvl="0" w:tplc="156E8D64">
      <w:start w:val="1"/>
      <w:numFmt w:val="decimal"/>
      <w:lvlText w:val="[%1]"/>
      <w:lvlJc w:val="right"/>
      <w:pPr>
        <w:ind w:left="720" w:hanging="360"/>
      </w:pPr>
      <w:rPr>
        <w:rFonts w:ascii="Times New Roman" w:hAnsi="Times New Roman" w:cs="Times New Roman" w:hint="default"/>
        <w:b w:val="0"/>
        <w:i w:val="0"/>
        <w:color w:val="auto"/>
        <w:sz w:val="24"/>
        <w:szCs w:val="24"/>
        <w:lang w:val="es-ES"/>
      </w:rPr>
    </w:lvl>
    <w:lvl w:ilvl="1" w:tplc="A84C0042">
      <w:start w:val="1"/>
      <w:numFmt w:val="upperLetter"/>
      <w:lvlText w:val="%2."/>
      <w:lvlJc w:val="left"/>
      <w:pPr>
        <w:ind w:left="3420" w:hanging="234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C5677CB"/>
    <w:multiLevelType w:val="hybridMultilevel"/>
    <w:tmpl w:val="4B36D03A"/>
    <w:lvl w:ilvl="0" w:tplc="0C0A0001">
      <w:start w:val="1"/>
      <w:numFmt w:val="bullet"/>
      <w:lvlText w:val=""/>
      <w:lvlJc w:val="left"/>
      <w:pPr>
        <w:ind w:left="720" w:hanging="360"/>
      </w:pPr>
      <w:rPr>
        <w:rFonts w:ascii="Symbol" w:hAnsi="Symbol" w:hint="default"/>
      </w:rPr>
    </w:lvl>
    <w:lvl w:ilvl="1" w:tplc="E0104316">
      <w:numFmt w:val="bullet"/>
      <w:lvlText w:val="•"/>
      <w:lvlJc w:val="left"/>
      <w:pPr>
        <w:ind w:left="1440" w:hanging="360"/>
      </w:pPr>
      <w:rPr>
        <w:rFonts w:ascii="Times New Roman" w:eastAsiaTheme="minorHAnsi"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5A55CFA"/>
    <w:multiLevelType w:val="multilevel"/>
    <w:tmpl w:val="65445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FA3344A"/>
    <w:multiLevelType w:val="hybridMultilevel"/>
    <w:tmpl w:val="8708BD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FB56D33"/>
    <w:multiLevelType w:val="multilevel"/>
    <w:tmpl w:val="60A0790A"/>
    <w:lvl w:ilvl="0">
      <w:start w:val="1"/>
      <w:numFmt w:val="decimal"/>
      <w:suff w:val="space"/>
      <w:lvlText w:val="%1"/>
      <w:lvlJc w:val="left"/>
      <w:pPr>
        <w:ind w:left="0" w:firstLine="288"/>
      </w:pPr>
      <w:rPr>
        <w:rFonts w:hint="default"/>
        <w:color w:val="auto"/>
      </w:rPr>
    </w:lvl>
    <w:lvl w:ilvl="1">
      <w:start w:val="1"/>
      <w:numFmt w:val="none"/>
      <w:suff w:val="nothing"/>
      <w:lvlText w:val=""/>
      <w:lvlJc w:val="left"/>
      <w:pPr>
        <w:ind w:left="576" w:hanging="576"/>
      </w:pPr>
      <w:rPr>
        <w:rFonts w:hint="default"/>
      </w:rPr>
    </w:lvl>
    <w:lvl w:ilvl="2">
      <w:start w:val="1"/>
      <w:numFmt w:val="decimal"/>
      <w:lvlRestart w:val="1"/>
      <w:suff w:val="space"/>
      <w:lvlText w:val="%1.%2%3."/>
      <w:lvlJc w:val="left"/>
      <w:pPr>
        <w:ind w:left="720" w:hanging="720"/>
      </w:pPr>
      <w:rPr>
        <w:rFonts w:hint="default"/>
      </w:rPr>
    </w:lvl>
    <w:lvl w:ilvl="3">
      <w:start w:val="1"/>
      <w:numFmt w:val="decimal"/>
      <w:suff w:val="space"/>
      <w:lvlText w:val="%1.%3.%4."/>
      <w:lvlJc w:val="left"/>
      <w:pPr>
        <w:ind w:left="0" w:firstLine="0"/>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401824BA"/>
    <w:multiLevelType w:val="multilevel"/>
    <w:tmpl w:val="550E5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0B770A1"/>
    <w:multiLevelType w:val="multilevel"/>
    <w:tmpl w:val="37E4B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1021C17"/>
    <w:multiLevelType w:val="hybridMultilevel"/>
    <w:tmpl w:val="A70E5F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175677B"/>
    <w:multiLevelType w:val="hybridMultilevel"/>
    <w:tmpl w:val="285E23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99C3AF2"/>
    <w:multiLevelType w:val="hybridMultilevel"/>
    <w:tmpl w:val="2D988278"/>
    <w:lvl w:ilvl="0" w:tplc="E0104316">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A294BAE"/>
    <w:multiLevelType w:val="multilevel"/>
    <w:tmpl w:val="85967262"/>
    <w:lvl w:ilvl="0">
      <w:start w:val="1"/>
      <w:numFmt w:val="decimal"/>
      <w:suff w:val="space"/>
      <w:lvlText w:val="%1"/>
      <w:lvlJc w:val="left"/>
      <w:pPr>
        <w:ind w:left="432" w:hanging="432"/>
      </w:pPr>
      <w:rPr>
        <w:rFonts w:hint="default"/>
      </w:rPr>
    </w:lvl>
    <w:lvl w:ilvl="1">
      <w:start w:val="1"/>
      <w:numFmt w:val="none"/>
      <w:suff w:val="nothing"/>
      <w:lvlText w:val=""/>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nsid w:val="4CA51AC2"/>
    <w:multiLevelType w:val="multilevel"/>
    <w:tmpl w:val="8AD69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3524AD8"/>
    <w:multiLevelType w:val="hybridMultilevel"/>
    <w:tmpl w:val="E5881DEE"/>
    <w:lvl w:ilvl="0" w:tplc="E0104316">
      <w:numFmt w:val="bullet"/>
      <w:lvlText w:val="•"/>
      <w:lvlJc w:val="left"/>
      <w:pPr>
        <w:ind w:left="1440" w:hanging="360"/>
      </w:pPr>
      <w:rPr>
        <w:rFonts w:ascii="Times New Roman" w:eastAsiaTheme="minorHAnsi" w:hAnsi="Times New Roman" w:cs="Times New Roman" w:hint="default"/>
      </w:rPr>
    </w:lvl>
    <w:lvl w:ilvl="1" w:tplc="E0104316">
      <w:numFmt w:val="bullet"/>
      <w:lvlText w:val="•"/>
      <w:lvlJc w:val="left"/>
      <w:pPr>
        <w:ind w:left="1440" w:hanging="360"/>
      </w:pPr>
      <w:rPr>
        <w:rFonts w:ascii="Times New Roman" w:eastAsiaTheme="minorHAnsi"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5F27890"/>
    <w:multiLevelType w:val="hybridMultilevel"/>
    <w:tmpl w:val="DE78243E"/>
    <w:lvl w:ilvl="0" w:tplc="E0104316">
      <w:numFmt w:val="bullet"/>
      <w:lvlText w:val="•"/>
      <w:lvlJc w:val="left"/>
      <w:pPr>
        <w:ind w:left="1440" w:hanging="360"/>
      </w:pPr>
      <w:rPr>
        <w:rFonts w:ascii="Times New Roman" w:eastAsiaTheme="minorHAnsi"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819071C"/>
    <w:multiLevelType w:val="multilevel"/>
    <w:tmpl w:val="D8582E0E"/>
    <w:lvl w:ilvl="0">
      <w:start w:val="1"/>
      <w:numFmt w:val="decimal"/>
      <w:pStyle w:val="Ttulo1"/>
      <w:suff w:val="space"/>
      <w:lvlText w:val="%1"/>
      <w:lvlJc w:val="left"/>
      <w:pPr>
        <w:ind w:left="432" w:hanging="432"/>
      </w:pPr>
      <w:rPr>
        <w:rFonts w:hint="default"/>
      </w:rPr>
    </w:lvl>
    <w:lvl w:ilvl="1">
      <w:start w:val="1"/>
      <w:numFmt w:val="none"/>
      <w:pStyle w:val="Ttulo2"/>
      <w:suff w:val="nothing"/>
      <w:lvlText w:val=""/>
      <w:lvlJc w:val="left"/>
      <w:pPr>
        <w:ind w:left="576" w:hanging="576"/>
      </w:pPr>
      <w:rPr>
        <w:rFonts w:hint="default"/>
      </w:rPr>
    </w:lvl>
    <w:lvl w:ilvl="2">
      <w:start w:val="1"/>
      <w:numFmt w:val="decimal"/>
      <w:pStyle w:val="Ttulo3"/>
      <w:suff w:val="space"/>
      <w:lvlText w:val="%1.%2%3"/>
      <w:lvlJc w:val="left"/>
      <w:pPr>
        <w:ind w:left="720" w:hanging="720"/>
      </w:pPr>
      <w:rPr>
        <w:rFonts w:hint="default"/>
      </w:rPr>
    </w:lvl>
    <w:lvl w:ilvl="3">
      <w:start w:val="1"/>
      <w:numFmt w:val="decimal"/>
      <w:pStyle w:val="Ttulo4"/>
      <w:suff w:val="space"/>
      <w:lvlText w:val="%1.%2%3.%4"/>
      <w:lvlJc w:val="left"/>
      <w:pPr>
        <w:ind w:left="864" w:hanging="864"/>
      </w:pPr>
      <w:rPr>
        <w:rFonts w:hint="default"/>
      </w:rPr>
    </w:lvl>
    <w:lvl w:ilvl="4">
      <w:start w:val="1"/>
      <w:numFmt w:val="decimal"/>
      <w:pStyle w:val="Ttulo5"/>
      <w:suff w:val="space"/>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suff w:val="space"/>
      <w:lvlText w:val="%7"/>
      <w:lvlJc w:val="left"/>
      <w:pPr>
        <w:ind w:left="0" w:firstLine="0"/>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0">
    <w:nsid w:val="5B633D49"/>
    <w:multiLevelType w:val="hybridMultilevel"/>
    <w:tmpl w:val="936076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F16131D"/>
    <w:multiLevelType w:val="hybridMultilevel"/>
    <w:tmpl w:val="059456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745C4412"/>
    <w:multiLevelType w:val="hybridMultilevel"/>
    <w:tmpl w:val="2CBA28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75051568"/>
    <w:multiLevelType w:val="hybridMultilevel"/>
    <w:tmpl w:val="D922A9A4"/>
    <w:lvl w:ilvl="0" w:tplc="E0104316">
      <w:numFmt w:val="bullet"/>
      <w:lvlText w:val="•"/>
      <w:lvlJc w:val="left"/>
      <w:pPr>
        <w:ind w:left="1440" w:hanging="360"/>
      </w:pPr>
      <w:rPr>
        <w:rFonts w:ascii="Times New Roman" w:eastAsiaTheme="minorHAnsi"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75C44025"/>
    <w:multiLevelType w:val="multilevel"/>
    <w:tmpl w:val="0C882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7913CAF"/>
    <w:multiLevelType w:val="multilevel"/>
    <w:tmpl w:val="C344A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841320F"/>
    <w:multiLevelType w:val="multilevel"/>
    <w:tmpl w:val="88A48332"/>
    <w:lvl w:ilvl="0">
      <w:start w:val="1"/>
      <w:numFmt w:val="decimal"/>
      <w:suff w:val="space"/>
      <w:lvlText w:val="%1"/>
      <w:lvlJc w:val="left"/>
      <w:pPr>
        <w:ind w:left="432" w:hanging="432"/>
      </w:pPr>
      <w:rPr>
        <w:rFonts w:hint="default"/>
      </w:rPr>
    </w:lvl>
    <w:lvl w:ilvl="1">
      <w:start w:val="1"/>
      <w:numFmt w:val="none"/>
      <w:suff w:val="nothing"/>
      <w:lvlText w:val=""/>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25"/>
  </w:num>
  <w:num w:numId="2">
    <w:abstractNumId w:val="10"/>
  </w:num>
  <w:num w:numId="3">
    <w:abstractNumId w:val="4"/>
  </w:num>
  <w:num w:numId="4">
    <w:abstractNumId w:val="16"/>
  </w:num>
  <w:num w:numId="5">
    <w:abstractNumId w:val="1"/>
  </w:num>
  <w:num w:numId="6">
    <w:abstractNumId w:val="24"/>
  </w:num>
  <w:num w:numId="7">
    <w:abstractNumId w:val="7"/>
  </w:num>
  <w:num w:numId="8">
    <w:abstractNumId w:val="11"/>
  </w:num>
  <w:num w:numId="9">
    <w:abstractNumId w:val="5"/>
  </w:num>
  <w:num w:numId="10">
    <w:abstractNumId w:val="6"/>
  </w:num>
  <w:num w:numId="11">
    <w:abstractNumId w:val="21"/>
  </w:num>
  <w:num w:numId="12">
    <w:abstractNumId w:val="22"/>
  </w:num>
  <w:num w:numId="13">
    <w:abstractNumId w:val="9"/>
  </w:num>
  <w:num w:numId="14">
    <w:abstractNumId w:val="3"/>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23"/>
  </w:num>
  <w:num w:numId="22">
    <w:abstractNumId w:val="18"/>
  </w:num>
  <w:num w:numId="23">
    <w:abstractNumId w:val="17"/>
  </w:num>
  <w:num w:numId="24">
    <w:abstractNumId w:val="14"/>
  </w:num>
  <w:num w:numId="25">
    <w:abstractNumId w:val="26"/>
  </w:num>
  <w:num w:numId="26">
    <w:abstractNumId w:val="19"/>
  </w:num>
  <w:num w:numId="27">
    <w:abstractNumId w:val="8"/>
  </w:num>
  <w:num w:numId="28">
    <w:abstractNumId w:val="20"/>
  </w:num>
  <w:num w:numId="29">
    <w:abstractNumId w:val="13"/>
  </w:num>
  <w:num w:numId="30">
    <w:abstractNumId w:val="0"/>
  </w:num>
  <w:num w:numId="31">
    <w:abstractNumId w:val="12"/>
  </w:num>
  <w:numIdMacAtCleanup w:val="1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agos">
    <w15:presenceInfo w15:providerId="None" w15:userId="wagos"/>
  </w15:person>
  <w15:person w15:author="wargos">
    <w15:presenceInfo w15:providerId="None" w15:userId="wargo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trackRevisions/>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52F17"/>
    <w:rsid w:val="0002007B"/>
    <w:rsid w:val="000311AA"/>
    <w:rsid w:val="00044B33"/>
    <w:rsid w:val="00055766"/>
    <w:rsid w:val="00060BE3"/>
    <w:rsid w:val="00064CD5"/>
    <w:rsid w:val="00071035"/>
    <w:rsid w:val="000941EB"/>
    <w:rsid w:val="000A1443"/>
    <w:rsid w:val="000B7DDB"/>
    <w:rsid w:val="000B7F0B"/>
    <w:rsid w:val="000B7F93"/>
    <w:rsid w:val="000C5296"/>
    <w:rsid w:val="000D7520"/>
    <w:rsid w:val="00101E2D"/>
    <w:rsid w:val="00101F0A"/>
    <w:rsid w:val="00104DBE"/>
    <w:rsid w:val="00136B25"/>
    <w:rsid w:val="00144577"/>
    <w:rsid w:val="00162ACB"/>
    <w:rsid w:val="0016786F"/>
    <w:rsid w:val="001876E5"/>
    <w:rsid w:val="0019355A"/>
    <w:rsid w:val="001A2D3D"/>
    <w:rsid w:val="001B144F"/>
    <w:rsid w:val="001D4F54"/>
    <w:rsid w:val="001D6490"/>
    <w:rsid w:val="001E5214"/>
    <w:rsid w:val="001E7818"/>
    <w:rsid w:val="001F7D80"/>
    <w:rsid w:val="00201819"/>
    <w:rsid w:val="002132E6"/>
    <w:rsid w:val="0022742F"/>
    <w:rsid w:val="002663F9"/>
    <w:rsid w:val="00276A1D"/>
    <w:rsid w:val="00291200"/>
    <w:rsid w:val="0029799D"/>
    <w:rsid w:val="002A1BF2"/>
    <w:rsid w:val="002B03F9"/>
    <w:rsid w:val="002B56E2"/>
    <w:rsid w:val="002B628A"/>
    <w:rsid w:val="002C2A71"/>
    <w:rsid w:val="002C5227"/>
    <w:rsid w:val="002D39A2"/>
    <w:rsid w:val="002D6114"/>
    <w:rsid w:val="003113FD"/>
    <w:rsid w:val="00311C55"/>
    <w:rsid w:val="0031468A"/>
    <w:rsid w:val="00315B43"/>
    <w:rsid w:val="003162B6"/>
    <w:rsid w:val="00332168"/>
    <w:rsid w:val="00353F15"/>
    <w:rsid w:val="00354220"/>
    <w:rsid w:val="00385E7A"/>
    <w:rsid w:val="003964F7"/>
    <w:rsid w:val="003B6284"/>
    <w:rsid w:val="003B6392"/>
    <w:rsid w:val="003D2BD3"/>
    <w:rsid w:val="003D51F2"/>
    <w:rsid w:val="003E46F6"/>
    <w:rsid w:val="003F5120"/>
    <w:rsid w:val="004036A5"/>
    <w:rsid w:val="00405C43"/>
    <w:rsid w:val="0042150A"/>
    <w:rsid w:val="004264F3"/>
    <w:rsid w:val="004275A7"/>
    <w:rsid w:val="00434120"/>
    <w:rsid w:val="0044376D"/>
    <w:rsid w:val="00450BDA"/>
    <w:rsid w:val="00452F17"/>
    <w:rsid w:val="00453FEA"/>
    <w:rsid w:val="00460877"/>
    <w:rsid w:val="00462ECB"/>
    <w:rsid w:val="00467F68"/>
    <w:rsid w:val="004753FE"/>
    <w:rsid w:val="00481E30"/>
    <w:rsid w:val="00485334"/>
    <w:rsid w:val="00487E18"/>
    <w:rsid w:val="00492061"/>
    <w:rsid w:val="00494AAB"/>
    <w:rsid w:val="00494FD3"/>
    <w:rsid w:val="004A120B"/>
    <w:rsid w:val="004C2A0D"/>
    <w:rsid w:val="004D6117"/>
    <w:rsid w:val="00503D45"/>
    <w:rsid w:val="005071E4"/>
    <w:rsid w:val="0051268C"/>
    <w:rsid w:val="00527EE8"/>
    <w:rsid w:val="00530A0E"/>
    <w:rsid w:val="00533961"/>
    <w:rsid w:val="00562E0B"/>
    <w:rsid w:val="00574E94"/>
    <w:rsid w:val="005847F8"/>
    <w:rsid w:val="005A64BD"/>
    <w:rsid w:val="005B3D6E"/>
    <w:rsid w:val="005D3146"/>
    <w:rsid w:val="005D5E6E"/>
    <w:rsid w:val="00600688"/>
    <w:rsid w:val="006056F7"/>
    <w:rsid w:val="00605875"/>
    <w:rsid w:val="00623763"/>
    <w:rsid w:val="0063574F"/>
    <w:rsid w:val="006600E3"/>
    <w:rsid w:val="00662556"/>
    <w:rsid w:val="00683F4C"/>
    <w:rsid w:val="006848D7"/>
    <w:rsid w:val="006A08A5"/>
    <w:rsid w:val="006A6328"/>
    <w:rsid w:val="006B3142"/>
    <w:rsid w:val="006C5CAC"/>
    <w:rsid w:val="006D0F4C"/>
    <w:rsid w:val="006D1D02"/>
    <w:rsid w:val="006D2F40"/>
    <w:rsid w:val="006E176C"/>
    <w:rsid w:val="006E450D"/>
    <w:rsid w:val="00703870"/>
    <w:rsid w:val="007041C2"/>
    <w:rsid w:val="00721D6F"/>
    <w:rsid w:val="007517E4"/>
    <w:rsid w:val="0077171D"/>
    <w:rsid w:val="00790067"/>
    <w:rsid w:val="00791BFE"/>
    <w:rsid w:val="007A0202"/>
    <w:rsid w:val="007A41C4"/>
    <w:rsid w:val="007B170D"/>
    <w:rsid w:val="007D7D60"/>
    <w:rsid w:val="007E366F"/>
    <w:rsid w:val="007E3D10"/>
    <w:rsid w:val="007E4275"/>
    <w:rsid w:val="007E7A96"/>
    <w:rsid w:val="007F5D7B"/>
    <w:rsid w:val="00814F10"/>
    <w:rsid w:val="00821C62"/>
    <w:rsid w:val="00843975"/>
    <w:rsid w:val="00855EA8"/>
    <w:rsid w:val="00857D74"/>
    <w:rsid w:val="008C4AA3"/>
    <w:rsid w:val="008D0CE9"/>
    <w:rsid w:val="008D29A2"/>
    <w:rsid w:val="008D5B20"/>
    <w:rsid w:val="008E078F"/>
    <w:rsid w:val="008E42D1"/>
    <w:rsid w:val="008E45C7"/>
    <w:rsid w:val="008E7DB8"/>
    <w:rsid w:val="008F1D22"/>
    <w:rsid w:val="00902766"/>
    <w:rsid w:val="0091340C"/>
    <w:rsid w:val="00936CE8"/>
    <w:rsid w:val="00941FD3"/>
    <w:rsid w:val="009467BF"/>
    <w:rsid w:val="009544EA"/>
    <w:rsid w:val="00955BB1"/>
    <w:rsid w:val="00973910"/>
    <w:rsid w:val="009950E2"/>
    <w:rsid w:val="009A044C"/>
    <w:rsid w:val="009B1C0B"/>
    <w:rsid w:val="009B5065"/>
    <w:rsid w:val="009C333F"/>
    <w:rsid w:val="009E3397"/>
    <w:rsid w:val="00A07C81"/>
    <w:rsid w:val="00A151B8"/>
    <w:rsid w:val="00A20DD8"/>
    <w:rsid w:val="00A257E0"/>
    <w:rsid w:val="00A31BCD"/>
    <w:rsid w:val="00A35FA4"/>
    <w:rsid w:val="00A51A1A"/>
    <w:rsid w:val="00A5430F"/>
    <w:rsid w:val="00A6065E"/>
    <w:rsid w:val="00A633F2"/>
    <w:rsid w:val="00A6767D"/>
    <w:rsid w:val="00A73A05"/>
    <w:rsid w:val="00A860AC"/>
    <w:rsid w:val="00A97AF6"/>
    <w:rsid w:val="00AB0C61"/>
    <w:rsid w:val="00AD14C5"/>
    <w:rsid w:val="00AE172B"/>
    <w:rsid w:val="00AE4C43"/>
    <w:rsid w:val="00B04A74"/>
    <w:rsid w:val="00B050BB"/>
    <w:rsid w:val="00B061D7"/>
    <w:rsid w:val="00B352C2"/>
    <w:rsid w:val="00B37870"/>
    <w:rsid w:val="00B45DCE"/>
    <w:rsid w:val="00B561E0"/>
    <w:rsid w:val="00B72E2D"/>
    <w:rsid w:val="00B735EE"/>
    <w:rsid w:val="00B75187"/>
    <w:rsid w:val="00B80DB8"/>
    <w:rsid w:val="00B939C2"/>
    <w:rsid w:val="00B952D9"/>
    <w:rsid w:val="00BD3705"/>
    <w:rsid w:val="00BE2B2E"/>
    <w:rsid w:val="00BF2A57"/>
    <w:rsid w:val="00BF437F"/>
    <w:rsid w:val="00BF5C58"/>
    <w:rsid w:val="00C34785"/>
    <w:rsid w:val="00C36285"/>
    <w:rsid w:val="00C50DD1"/>
    <w:rsid w:val="00C5175A"/>
    <w:rsid w:val="00C5240F"/>
    <w:rsid w:val="00C529CA"/>
    <w:rsid w:val="00C648C8"/>
    <w:rsid w:val="00C7114C"/>
    <w:rsid w:val="00C82D93"/>
    <w:rsid w:val="00C852EF"/>
    <w:rsid w:val="00C868E3"/>
    <w:rsid w:val="00CA42D9"/>
    <w:rsid w:val="00CA65AA"/>
    <w:rsid w:val="00CB265F"/>
    <w:rsid w:val="00CB53A4"/>
    <w:rsid w:val="00CB5963"/>
    <w:rsid w:val="00CD348B"/>
    <w:rsid w:val="00CE71DD"/>
    <w:rsid w:val="00D320A0"/>
    <w:rsid w:val="00D359BE"/>
    <w:rsid w:val="00D450F5"/>
    <w:rsid w:val="00D74FF1"/>
    <w:rsid w:val="00D76122"/>
    <w:rsid w:val="00D84B13"/>
    <w:rsid w:val="00D84E97"/>
    <w:rsid w:val="00D85641"/>
    <w:rsid w:val="00D9561C"/>
    <w:rsid w:val="00D97522"/>
    <w:rsid w:val="00D979D2"/>
    <w:rsid w:val="00DD7084"/>
    <w:rsid w:val="00DE0D30"/>
    <w:rsid w:val="00DE2BBE"/>
    <w:rsid w:val="00E019B6"/>
    <w:rsid w:val="00E31588"/>
    <w:rsid w:val="00E31E2E"/>
    <w:rsid w:val="00E34127"/>
    <w:rsid w:val="00E4343C"/>
    <w:rsid w:val="00E46B12"/>
    <w:rsid w:val="00E5006F"/>
    <w:rsid w:val="00E53DDE"/>
    <w:rsid w:val="00E5781D"/>
    <w:rsid w:val="00E76F9E"/>
    <w:rsid w:val="00E81539"/>
    <w:rsid w:val="00E868AE"/>
    <w:rsid w:val="00EF76F2"/>
    <w:rsid w:val="00F116E2"/>
    <w:rsid w:val="00F1798C"/>
    <w:rsid w:val="00F30F8E"/>
    <w:rsid w:val="00F3221E"/>
    <w:rsid w:val="00F34D54"/>
    <w:rsid w:val="00F56F77"/>
    <w:rsid w:val="00F85E75"/>
    <w:rsid w:val="00F91A60"/>
    <w:rsid w:val="00FB12D2"/>
    <w:rsid w:val="00FB5DFC"/>
    <w:rsid w:val="00FD20BB"/>
    <w:rsid w:val="00FD3A1E"/>
    <w:rsid w:val="00FD5A77"/>
    <w:rsid w:val="00FF3B5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5ED104B-C062-4352-9FA9-3600FBCE0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6F9E"/>
    <w:pPr>
      <w:spacing w:line="360" w:lineRule="auto"/>
      <w:jc w:val="both"/>
    </w:pPr>
    <w:rPr>
      <w:rFonts w:ascii="Times New Roman" w:hAnsi="Times New Roman"/>
      <w:sz w:val="24"/>
    </w:rPr>
  </w:style>
  <w:style w:type="paragraph" w:styleId="Ttulo1">
    <w:name w:val="heading 1"/>
    <w:basedOn w:val="Normal"/>
    <w:next w:val="Normal"/>
    <w:link w:val="Ttulo1Car"/>
    <w:autoRedefine/>
    <w:uiPriority w:val="9"/>
    <w:qFormat/>
    <w:rsid w:val="007A0202"/>
    <w:pPr>
      <w:keepNext/>
      <w:keepLines/>
      <w:numPr>
        <w:numId w:val="26"/>
      </w:numPr>
      <w:spacing w:before="360" w:after="120"/>
      <w:jc w:val="center"/>
      <w:outlineLvl w:val="0"/>
    </w:pPr>
    <w:rPr>
      <w:rFonts w:cs="Times New Roman"/>
      <w:b/>
      <w:bCs/>
      <w:szCs w:val="24"/>
      <w:lang w:eastAsia="es-ES"/>
    </w:rPr>
  </w:style>
  <w:style w:type="paragraph" w:styleId="Ttulo2">
    <w:name w:val="heading 2"/>
    <w:basedOn w:val="Normal"/>
    <w:next w:val="Normal"/>
    <w:link w:val="Ttulo2Car"/>
    <w:autoRedefine/>
    <w:uiPriority w:val="9"/>
    <w:qFormat/>
    <w:rsid w:val="007A0202"/>
    <w:pPr>
      <w:numPr>
        <w:ilvl w:val="1"/>
        <w:numId w:val="26"/>
      </w:numPr>
      <w:spacing w:before="100" w:beforeAutospacing="1" w:after="100" w:afterAutospacing="1"/>
      <w:jc w:val="center"/>
      <w:outlineLvl w:val="1"/>
    </w:pPr>
    <w:rPr>
      <w:rFonts w:cs="Times New Roman"/>
      <w:b/>
      <w:bCs/>
      <w:szCs w:val="36"/>
      <w:lang w:eastAsia="es-ES"/>
    </w:rPr>
  </w:style>
  <w:style w:type="paragraph" w:styleId="Ttulo3">
    <w:name w:val="heading 3"/>
    <w:basedOn w:val="Normal"/>
    <w:link w:val="Ttulo3Car"/>
    <w:autoRedefine/>
    <w:uiPriority w:val="9"/>
    <w:qFormat/>
    <w:rsid w:val="00814F10"/>
    <w:pPr>
      <w:numPr>
        <w:ilvl w:val="2"/>
        <w:numId w:val="26"/>
      </w:numPr>
      <w:spacing w:before="100" w:beforeAutospacing="1" w:after="100" w:afterAutospacing="1"/>
      <w:outlineLvl w:val="2"/>
    </w:pPr>
    <w:rPr>
      <w:rFonts w:cs="Times New Roman"/>
      <w:b/>
      <w:bCs/>
      <w:szCs w:val="27"/>
      <w:lang w:eastAsia="es-ES"/>
    </w:rPr>
  </w:style>
  <w:style w:type="paragraph" w:styleId="Ttulo4">
    <w:name w:val="heading 4"/>
    <w:basedOn w:val="Normal"/>
    <w:link w:val="Ttulo4Car"/>
    <w:autoRedefine/>
    <w:uiPriority w:val="9"/>
    <w:qFormat/>
    <w:rsid w:val="00814F10"/>
    <w:pPr>
      <w:numPr>
        <w:ilvl w:val="3"/>
        <w:numId w:val="26"/>
      </w:numPr>
      <w:spacing w:before="600" w:beforeAutospacing="1" w:after="600" w:afterAutospacing="1"/>
      <w:outlineLvl w:val="3"/>
    </w:pPr>
    <w:rPr>
      <w:rFonts w:cs="Times New Roman"/>
      <w:b/>
      <w:bCs/>
      <w:szCs w:val="24"/>
      <w:lang w:eastAsia="es-ES"/>
    </w:rPr>
  </w:style>
  <w:style w:type="paragraph" w:styleId="Ttulo5">
    <w:name w:val="heading 5"/>
    <w:basedOn w:val="Normal"/>
    <w:next w:val="Normal"/>
    <w:link w:val="Ttulo5Car"/>
    <w:autoRedefine/>
    <w:uiPriority w:val="9"/>
    <w:unhideWhenUsed/>
    <w:qFormat/>
    <w:rsid w:val="007F5D7B"/>
    <w:pPr>
      <w:keepNext/>
      <w:keepLines/>
      <w:numPr>
        <w:ilvl w:val="4"/>
        <w:numId w:val="26"/>
      </w:numPr>
      <w:spacing w:before="120" w:after="120"/>
      <w:outlineLvl w:val="4"/>
    </w:pPr>
    <w:rPr>
      <w:rFonts w:eastAsiaTheme="majorEastAsia" w:cstheme="majorBidi"/>
      <w:b/>
    </w:rPr>
  </w:style>
  <w:style w:type="paragraph" w:styleId="Ttulo6">
    <w:name w:val="heading 6"/>
    <w:basedOn w:val="Normal"/>
    <w:next w:val="Normal"/>
    <w:link w:val="Ttulo6Car"/>
    <w:uiPriority w:val="9"/>
    <w:unhideWhenUsed/>
    <w:qFormat/>
    <w:rsid w:val="00315B43"/>
    <w:pPr>
      <w:keepNext/>
      <w:keepLines/>
      <w:numPr>
        <w:ilvl w:val="5"/>
        <w:numId w:val="26"/>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CB53A4"/>
    <w:pPr>
      <w:keepNext/>
      <w:keepLines/>
      <w:numPr>
        <w:ilvl w:val="6"/>
        <w:numId w:val="26"/>
      </w:numPr>
      <w:spacing w:before="200" w:after="0"/>
      <w:jc w:val="center"/>
      <w:outlineLvl w:val="6"/>
    </w:pPr>
    <w:rPr>
      <w:rFonts w:eastAsiaTheme="majorEastAsia" w:cstheme="majorBidi"/>
      <w:b/>
      <w:iCs/>
    </w:rPr>
  </w:style>
  <w:style w:type="paragraph" w:styleId="Ttulo8">
    <w:name w:val="heading 8"/>
    <w:basedOn w:val="Normal"/>
    <w:next w:val="Normal"/>
    <w:link w:val="Ttulo8Car"/>
    <w:uiPriority w:val="9"/>
    <w:unhideWhenUsed/>
    <w:qFormat/>
    <w:rsid w:val="00315B43"/>
    <w:pPr>
      <w:keepNext/>
      <w:keepLines/>
      <w:numPr>
        <w:ilvl w:val="7"/>
        <w:numId w:val="26"/>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315B43"/>
    <w:pPr>
      <w:keepNext/>
      <w:keepLines/>
      <w:numPr>
        <w:ilvl w:val="8"/>
        <w:numId w:val="2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A0202"/>
    <w:rPr>
      <w:rFonts w:ascii="Times New Roman" w:hAnsi="Times New Roman" w:cs="Times New Roman"/>
      <w:b/>
      <w:bCs/>
      <w:sz w:val="24"/>
      <w:szCs w:val="24"/>
      <w:lang w:eastAsia="es-ES"/>
    </w:rPr>
  </w:style>
  <w:style w:type="character" w:customStyle="1" w:styleId="Ttulo2Car">
    <w:name w:val="Título 2 Car"/>
    <w:basedOn w:val="Fuentedeprrafopredeter"/>
    <w:link w:val="Ttulo2"/>
    <w:uiPriority w:val="9"/>
    <w:rsid w:val="007A0202"/>
    <w:rPr>
      <w:rFonts w:ascii="Times New Roman" w:hAnsi="Times New Roman" w:cs="Times New Roman"/>
      <w:b/>
      <w:bCs/>
      <w:sz w:val="24"/>
      <w:szCs w:val="36"/>
      <w:lang w:eastAsia="es-ES"/>
    </w:rPr>
  </w:style>
  <w:style w:type="character" w:customStyle="1" w:styleId="Ttulo3Car">
    <w:name w:val="Título 3 Car"/>
    <w:basedOn w:val="Fuentedeprrafopredeter"/>
    <w:link w:val="Ttulo3"/>
    <w:uiPriority w:val="9"/>
    <w:rsid w:val="00814F10"/>
    <w:rPr>
      <w:rFonts w:ascii="Times New Roman" w:hAnsi="Times New Roman" w:cs="Times New Roman"/>
      <w:b/>
      <w:bCs/>
      <w:sz w:val="24"/>
      <w:szCs w:val="27"/>
      <w:lang w:eastAsia="es-ES"/>
    </w:rPr>
  </w:style>
  <w:style w:type="character" w:customStyle="1" w:styleId="Ttulo4Car">
    <w:name w:val="Título 4 Car"/>
    <w:basedOn w:val="Fuentedeprrafopredeter"/>
    <w:link w:val="Ttulo4"/>
    <w:uiPriority w:val="9"/>
    <w:rsid w:val="00814F10"/>
    <w:rPr>
      <w:rFonts w:ascii="Times New Roman" w:hAnsi="Times New Roman" w:cs="Times New Roman"/>
      <w:b/>
      <w:bCs/>
      <w:sz w:val="24"/>
      <w:szCs w:val="24"/>
      <w:lang w:eastAsia="es-ES"/>
    </w:rPr>
  </w:style>
  <w:style w:type="paragraph" w:styleId="NormalWeb">
    <w:name w:val="Normal (Web)"/>
    <w:basedOn w:val="Normal"/>
    <w:uiPriority w:val="99"/>
    <w:unhideWhenUsed/>
    <w:rsid w:val="00452F17"/>
    <w:pPr>
      <w:spacing w:before="100" w:beforeAutospacing="1" w:after="100" w:afterAutospacing="1"/>
    </w:pPr>
    <w:rPr>
      <w:rFonts w:eastAsia="Times New Roman" w:cs="Times New Roman"/>
      <w:szCs w:val="24"/>
      <w:lang w:eastAsia="es-ES"/>
    </w:rPr>
  </w:style>
  <w:style w:type="character" w:customStyle="1" w:styleId="apple-tab-span">
    <w:name w:val="apple-tab-span"/>
    <w:basedOn w:val="Fuentedeprrafopredeter"/>
    <w:rsid w:val="00452F17"/>
  </w:style>
  <w:style w:type="character" w:styleId="Refdecomentario">
    <w:name w:val="annotation reference"/>
    <w:basedOn w:val="Fuentedeprrafopredeter"/>
    <w:uiPriority w:val="99"/>
    <w:semiHidden/>
    <w:unhideWhenUsed/>
    <w:rsid w:val="00530A0E"/>
    <w:rPr>
      <w:sz w:val="16"/>
      <w:szCs w:val="16"/>
    </w:rPr>
  </w:style>
  <w:style w:type="paragraph" w:styleId="Textocomentario">
    <w:name w:val="annotation text"/>
    <w:basedOn w:val="Normal"/>
    <w:link w:val="TextocomentarioCar"/>
    <w:uiPriority w:val="99"/>
    <w:semiHidden/>
    <w:unhideWhenUsed/>
    <w:rsid w:val="00530A0E"/>
    <w:rPr>
      <w:sz w:val="20"/>
      <w:szCs w:val="20"/>
    </w:rPr>
  </w:style>
  <w:style w:type="character" w:customStyle="1" w:styleId="TextocomentarioCar">
    <w:name w:val="Texto comentario Car"/>
    <w:basedOn w:val="Fuentedeprrafopredeter"/>
    <w:link w:val="Textocomentario"/>
    <w:uiPriority w:val="99"/>
    <w:semiHidden/>
    <w:rsid w:val="00530A0E"/>
    <w:rPr>
      <w:sz w:val="20"/>
      <w:szCs w:val="20"/>
    </w:rPr>
  </w:style>
  <w:style w:type="paragraph" w:styleId="Asuntodelcomentario">
    <w:name w:val="annotation subject"/>
    <w:basedOn w:val="Textocomentario"/>
    <w:next w:val="Textocomentario"/>
    <w:link w:val="AsuntodelcomentarioCar"/>
    <w:uiPriority w:val="99"/>
    <w:semiHidden/>
    <w:unhideWhenUsed/>
    <w:rsid w:val="00530A0E"/>
    <w:rPr>
      <w:b/>
      <w:bCs/>
    </w:rPr>
  </w:style>
  <w:style w:type="character" w:customStyle="1" w:styleId="AsuntodelcomentarioCar">
    <w:name w:val="Asunto del comentario Car"/>
    <w:basedOn w:val="TextocomentarioCar"/>
    <w:link w:val="Asuntodelcomentario"/>
    <w:uiPriority w:val="99"/>
    <w:semiHidden/>
    <w:rsid w:val="00530A0E"/>
    <w:rPr>
      <w:b/>
      <w:bCs/>
      <w:sz w:val="20"/>
      <w:szCs w:val="20"/>
    </w:rPr>
  </w:style>
  <w:style w:type="paragraph" w:styleId="Textodeglobo">
    <w:name w:val="Balloon Text"/>
    <w:basedOn w:val="Normal"/>
    <w:link w:val="TextodegloboCar"/>
    <w:uiPriority w:val="99"/>
    <w:semiHidden/>
    <w:unhideWhenUsed/>
    <w:rsid w:val="00530A0E"/>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30A0E"/>
    <w:rPr>
      <w:rFonts w:ascii="Tahoma" w:hAnsi="Tahoma" w:cs="Tahoma"/>
      <w:sz w:val="16"/>
      <w:szCs w:val="16"/>
    </w:rPr>
  </w:style>
  <w:style w:type="paragraph" w:customStyle="1" w:styleId="Default">
    <w:name w:val="Default"/>
    <w:rsid w:val="00B050BB"/>
    <w:pPr>
      <w:autoSpaceDE w:val="0"/>
      <w:autoSpaceDN w:val="0"/>
      <w:adjustRightInd w:val="0"/>
      <w:spacing w:after="0" w:line="240" w:lineRule="auto"/>
    </w:pPr>
    <w:rPr>
      <w:rFonts w:ascii="Times New Roman" w:hAnsi="Times New Roman" w:cs="Times New Roman"/>
      <w:color w:val="000000"/>
      <w:sz w:val="24"/>
      <w:szCs w:val="24"/>
    </w:rPr>
  </w:style>
  <w:style w:type="table" w:styleId="Tablaconcuadrcula">
    <w:name w:val="Table Grid"/>
    <w:basedOn w:val="Tablanormal"/>
    <w:uiPriority w:val="59"/>
    <w:rsid w:val="00E5781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uiPriority w:val="34"/>
    <w:qFormat/>
    <w:rsid w:val="00E5781D"/>
    <w:pPr>
      <w:ind w:left="720"/>
      <w:contextualSpacing/>
    </w:pPr>
  </w:style>
  <w:style w:type="paragraph" w:styleId="Sinespaciado">
    <w:name w:val="No Spacing"/>
    <w:uiPriority w:val="1"/>
    <w:qFormat/>
    <w:rsid w:val="00FF3B5F"/>
    <w:pPr>
      <w:spacing w:after="0" w:line="240" w:lineRule="auto"/>
    </w:pPr>
  </w:style>
  <w:style w:type="paragraph" w:styleId="ndice1">
    <w:name w:val="index 1"/>
    <w:basedOn w:val="Normal"/>
    <w:next w:val="Normal"/>
    <w:autoRedefine/>
    <w:uiPriority w:val="99"/>
    <w:unhideWhenUsed/>
    <w:rsid w:val="00955BB1"/>
    <w:pPr>
      <w:tabs>
        <w:tab w:val="right" w:leader="dot" w:pos="8494"/>
      </w:tabs>
      <w:spacing w:after="0"/>
      <w:ind w:left="220" w:hanging="220"/>
    </w:pPr>
    <w:rPr>
      <w:rFonts w:cstheme="minorHAnsi"/>
      <w:sz w:val="18"/>
      <w:szCs w:val="18"/>
    </w:rPr>
  </w:style>
  <w:style w:type="paragraph" w:styleId="ndice2">
    <w:name w:val="index 2"/>
    <w:basedOn w:val="Normal"/>
    <w:next w:val="Normal"/>
    <w:autoRedefine/>
    <w:uiPriority w:val="99"/>
    <w:unhideWhenUsed/>
    <w:rsid w:val="005D3146"/>
    <w:pPr>
      <w:spacing w:after="0"/>
      <w:ind w:left="440" w:hanging="220"/>
    </w:pPr>
    <w:rPr>
      <w:rFonts w:cstheme="minorHAnsi"/>
      <w:sz w:val="18"/>
      <w:szCs w:val="18"/>
    </w:rPr>
  </w:style>
  <w:style w:type="paragraph" w:styleId="ndice3">
    <w:name w:val="index 3"/>
    <w:basedOn w:val="Normal"/>
    <w:next w:val="Normal"/>
    <w:autoRedefine/>
    <w:uiPriority w:val="99"/>
    <w:unhideWhenUsed/>
    <w:rsid w:val="005D3146"/>
    <w:pPr>
      <w:spacing w:after="0"/>
      <w:ind w:left="660" w:hanging="220"/>
    </w:pPr>
    <w:rPr>
      <w:rFonts w:cstheme="minorHAnsi"/>
      <w:sz w:val="18"/>
      <w:szCs w:val="18"/>
    </w:rPr>
  </w:style>
  <w:style w:type="paragraph" w:styleId="ndice4">
    <w:name w:val="index 4"/>
    <w:basedOn w:val="Normal"/>
    <w:next w:val="Normal"/>
    <w:autoRedefine/>
    <w:uiPriority w:val="99"/>
    <w:unhideWhenUsed/>
    <w:rsid w:val="005D3146"/>
    <w:pPr>
      <w:spacing w:after="0"/>
      <w:ind w:left="880" w:hanging="220"/>
    </w:pPr>
    <w:rPr>
      <w:rFonts w:cstheme="minorHAnsi"/>
      <w:sz w:val="18"/>
      <w:szCs w:val="18"/>
    </w:rPr>
  </w:style>
  <w:style w:type="paragraph" w:styleId="ndice5">
    <w:name w:val="index 5"/>
    <w:basedOn w:val="Normal"/>
    <w:next w:val="Normal"/>
    <w:autoRedefine/>
    <w:uiPriority w:val="99"/>
    <w:unhideWhenUsed/>
    <w:rsid w:val="005D3146"/>
    <w:pPr>
      <w:spacing w:after="0"/>
      <w:ind w:left="1100" w:hanging="220"/>
    </w:pPr>
    <w:rPr>
      <w:rFonts w:cstheme="minorHAnsi"/>
      <w:sz w:val="18"/>
      <w:szCs w:val="18"/>
    </w:rPr>
  </w:style>
  <w:style w:type="paragraph" w:styleId="ndice6">
    <w:name w:val="index 6"/>
    <w:basedOn w:val="Normal"/>
    <w:next w:val="Normal"/>
    <w:autoRedefine/>
    <w:uiPriority w:val="99"/>
    <w:unhideWhenUsed/>
    <w:rsid w:val="005D3146"/>
    <w:pPr>
      <w:spacing w:after="0"/>
      <w:ind w:left="1320" w:hanging="220"/>
    </w:pPr>
    <w:rPr>
      <w:rFonts w:cstheme="minorHAnsi"/>
      <w:sz w:val="18"/>
      <w:szCs w:val="18"/>
    </w:rPr>
  </w:style>
  <w:style w:type="paragraph" w:styleId="ndice7">
    <w:name w:val="index 7"/>
    <w:basedOn w:val="Normal"/>
    <w:next w:val="Normal"/>
    <w:autoRedefine/>
    <w:uiPriority w:val="99"/>
    <w:unhideWhenUsed/>
    <w:rsid w:val="005D3146"/>
    <w:pPr>
      <w:spacing w:after="0"/>
      <w:ind w:left="1540" w:hanging="220"/>
    </w:pPr>
    <w:rPr>
      <w:rFonts w:cstheme="minorHAnsi"/>
      <w:sz w:val="18"/>
      <w:szCs w:val="18"/>
    </w:rPr>
  </w:style>
  <w:style w:type="paragraph" w:styleId="ndice8">
    <w:name w:val="index 8"/>
    <w:basedOn w:val="Normal"/>
    <w:next w:val="Normal"/>
    <w:autoRedefine/>
    <w:uiPriority w:val="99"/>
    <w:unhideWhenUsed/>
    <w:rsid w:val="005D3146"/>
    <w:pPr>
      <w:spacing w:after="0"/>
      <w:ind w:left="1760" w:hanging="220"/>
    </w:pPr>
    <w:rPr>
      <w:rFonts w:cstheme="minorHAnsi"/>
      <w:sz w:val="18"/>
      <w:szCs w:val="18"/>
    </w:rPr>
  </w:style>
  <w:style w:type="paragraph" w:styleId="ndice9">
    <w:name w:val="index 9"/>
    <w:basedOn w:val="Normal"/>
    <w:next w:val="Normal"/>
    <w:autoRedefine/>
    <w:uiPriority w:val="99"/>
    <w:unhideWhenUsed/>
    <w:rsid w:val="005D3146"/>
    <w:pPr>
      <w:spacing w:after="0"/>
      <w:ind w:left="1980" w:hanging="220"/>
    </w:pPr>
    <w:rPr>
      <w:rFonts w:cstheme="minorHAnsi"/>
      <w:sz w:val="18"/>
      <w:szCs w:val="18"/>
    </w:rPr>
  </w:style>
  <w:style w:type="paragraph" w:styleId="Ttulodendice">
    <w:name w:val="index heading"/>
    <w:basedOn w:val="Normal"/>
    <w:next w:val="ndice1"/>
    <w:uiPriority w:val="99"/>
    <w:unhideWhenUsed/>
    <w:rsid w:val="005D3146"/>
    <w:pPr>
      <w:pBdr>
        <w:top w:val="single" w:sz="12" w:space="0" w:color="auto"/>
      </w:pBdr>
      <w:spacing w:before="360" w:after="240"/>
    </w:pPr>
    <w:rPr>
      <w:rFonts w:cstheme="minorHAnsi"/>
      <w:b/>
      <w:bCs/>
      <w:i/>
      <w:iCs/>
      <w:sz w:val="26"/>
      <w:szCs w:val="26"/>
    </w:rPr>
  </w:style>
  <w:style w:type="paragraph" w:styleId="HTMLconformatoprevio">
    <w:name w:val="HTML Preformatted"/>
    <w:basedOn w:val="Normal"/>
    <w:link w:val="HTMLconformatoprevioCar"/>
    <w:uiPriority w:val="99"/>
    <w:unhideWhenUsed/>
    <w:rsid w:val="00503D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503D45"/>
    <w:rPr>
      <w:rFonts w:ascii="Courier New" w:eastAsia="Times New Roman" w:hAnsi="Courier New" w:cs="Courier New"/>
      <w:sz w:val="20"/>
      <w:szCs w:val="20"/>
      <w:lang w:eastAsia="es-ES"/>
    </w:rPr>
  </w:style>
  <w:style w:type="paragraph" w:styleId="TtulodeTDC">
    <w:name w:val="TOC Heading"/>
    <w:basedOn w:val="Ttulo1"/>
    <w:next w:val="Normal"/>
    <w:uiPriority w:val="39"/>
    <w:unhideWhenUsed/>
    <w:qFormat/>
    <w:rsid w:val="004264F3"/>
    <w:pPr>
      <w:outlineLvl w:val="9"/>
    </w:pPr>
  </w:style>
  <w:style w:type="paragraph" w:styleId="TDC1">
    <w:name w:val="toc 1"/>
    <w:basedOn w:val="Normal"/>
    <w:next w:val="Normal"/>
    <w:autoRedefine/>
    <w:uiPriority w:val="39"/>
    <w:unhideWhenUsed/>
    <w:qFormat/>
    <w:rsid w:val="004264F3"/>
    <w:pPr>
      <w:spacing w:after="100"/>
    </w:pPr>
  </w:style>
  <w:style w:type="character" w:styleId="Hipervnculo">
    <w:name w:val="Hyperlink"/>
    <w:basedOn w:val="Fuentedeprrafopredeter"/>
    <w:uiPriority w:val="99"/>
    <w:unhideWhenUsed/>
    <w:rsid w:val="004264F3"/>
    <w:rPr>
      <w:color w:val="0000FF" w:themeColor="hyperlink"/>
      <w:u w:val="single"/>
    </w:rPr>
  </w:style>
  <w:style w:type="character" w:styleId="Textoennegrita">
    <w:name w:val="Strong"/>
    <w:basedOn w:val="Fuentedeprrafopredeter"/>
    <w:uiPriority w:val="22"/>
    <w:qFormat/>
    <w:rsid w:val="000311AA"/>
    <w:rPr>
      <w:b/>
      <w:bCs/>
    </w:rPr>
  </w:style>
  <w:style w:type="character" w:styleId="nfasis">
    <w:name w:val="Emphasis"/>
    <w:basedOn w:val="Fuentedeprrafopredeter"/>
    <w:uiPriority w:val="20"/>
    <w:qFormat/>
    <w:rsid w:val="000311AA"/>
    <w:rPr>
      <w:i/>
      <w:iCs/>
    </w:rPr>
  </w:style>
  <w:style w:type="paragraph" w:styleId="Encabezado">
    <w:name w:val="header"/>
    <w:basedOn w:val="Normal"/>
    <w:link w:val="EncabezadoCar"/>
    <w:uiPriority w:val="99"/>
    <w:unhideWhenUsed/>
    <w:rsid w:val="000311AA"/>
    <w:pPr>
      <w:tabs>
        <w:tab w:val="center" w:pos="4252"/>
        <w:tab w:val="right" w:pos="8504"/>
      </w:tabs>
      <w:spacing w:after="0"/>
    </w:pPr>
  </w:style>
  <w:style w:type="character" w:customStyle="1" w:styleId="EncabezadoCar">
    <w:name w:val="Encabezado Car"/>
    <w:basedOn w:val="Fuentedeprrafopredeter"/>
    <w:link w:val="Encabezado"/>
    <w:uiPriority w:val="99"/>
    <w:rsid w:val="000311AA"/>
  </w:style>
  <w:style w:type="paragraph" w:styleId="Piedepgina">
    <w:name w:val="footer"/>
    <w:basedOn w:val="Normal"/>
    <w:link w:val="PiedepginaCar"/>
    <w:uiPriority w:val="99"/>
    <w:unhideWhenUsed/>
    <w:rsid w:val="000311AA"/>
    <w:pPr>
      <w:tabs>
        <w:tab w:val="center" w:pos="4252"/>
        <w:tab w:val="right" w:pos="8504"/>
      </w:tabs>
      <w:spacing w:after="0"/>
    </w:pPr>
  </w:style>
  <w:style w:type="character" w:customStyle="1" w:styleId="PiedepginaCar">
    <w:name w:val="Pie de página Car"/>
    <w:basedOn w:val="Fuentedeprrafopredeter"/>
    <w:link w:val="Piedepgina"/>
    <w:uiPriority w:val="99"/>
    <w:rsid w:val="000311AA"/>
  </w:style>
  <w:style w:type="paragraph" w:styleId="TDC3">
    <w:name w:val="toc 3"/>
    <w:basedOn w:val="Normal"/>
    <w:next w:val="Normal"/>
    <w:autoRedefine/>
    <w:uiPriority w:val="39"/>
    <w:unhideWhenUsed/>
    <w:qFormat/>
    <w:rsid w:val="00CB265F"/>
    <w:pPr>
      <w:spacing w:after="100"/>
      <w:ind w:left="440"/>
    </w:pPr>
  </w:style>
  <w:style w:type="paragraph" w:styleId="Revisin">
    <w:name w:val="Revision"/>
    <w:hidden/>
    <w:uiPriority w:val="99"/>
    <w:semiHidden/>
    <w:rsid w:val="00494AAB"/>
    <w:pPr>
      <w:spacing w:after="0" w:line="240" w:lineRule="auto"/>
    </w:pPr>
  </w:style>
  <w:style w:type="paragraph" w:styleId="Mapadeldocumento">
    <w:name w:val="Document Map"/>
    <w:basedOn w:val="Normal"/>
    <w:link w:val="MapadeldocumentoCar"/>
    <w:uiPriority w:val="99"/>
    <w:semiHidden/>
    <w:unhideWhenUsed/>
    <w:rsid w:val="00494AAB"/>
    <w:pPr>
      <w:spacing w:after="0"/>
    </w:pPr>
    <w:rPr>
      <w:rFonts w:ascii="Tahoma" w:hAnsi="Tahoma"/>
      <w:sz w:val="16"/>
      <w:szCs w:val="16"/>
    </w:rPr>
  </w:style>
  <w:style w:type="character" w:customStyle="1" w:styleId="MapadeldocumentoCar">
    <w:name w:val="Mapa del documento Car"/>
    <w:basedOn w:val="Fuentedeprrafopredeter"/>
    <w:link w:val="Mapadeldocumento"/>
    <w:uiPriority w:val="99"/>
    <w:semiHidden/>
    <w:rsid w:val="00494AAB"/>
    <w:rPr>
      <w:rFonts w:ascii="Tahoma" w:hAnsi="Tahoma"/>
      <w:sz w:val="16"/>
      <w:szCs w:val="16"/>
    </w:rPr>
  </w:style>
  <w:style w:type="character" w:customStyle="1" w:styleId="Ttulo5Car">
    <w:name w:val="Título 5 Car"/>
    <w:basedOn w:val="Fuentedeprrafopredeter"/>
    <w:link w:val="Ttulo5"/>
    <w:uiPriority w:val="9"/>
    <w:rsid w:val="007F5D7B"/>
    <w:rPr>
      <w:rFonts w:ascii="Times New Roman" w:eastAsiaTheme="majorEastAsia" w:hAnsi="Times New Roman" w:cstheme="majorBidi"/>
      <w:b/>
      <w:sz w:val="24"/>
    </w:rPr>
  </w:style>
  <w:style w:type="character" w:customStyle="1" w:styleId="Ttulo6Car">
    <w:name w:val="Título 6 Car"/>
    <w:basedOn w:val="Fuentedeprrafopredeter"/>
    <w:link w:val="Ttulo6"/>
    <w:uiPriority w:val="9"/>
    <w:rsid w:val="00315B43"/>
    <w:rPr>
      <w:rFonts w:asciiTheme="majorHAnsi" w:eastAsiaTheme="majorEastAsia" w:hAnsiTheme="majorHAnsi" w:cstheme="majorBidi"/>
      <w:i/>
      <w:iCs/>
      <w:color w:val="243F60" w:themeColor="accent1" w:themeShade="7F"/>
      <w:sz w:val="24"/>
    </w:rPr>
  </w:style>
  <w:style w:type="character" w:customStyle="1" w:styleId="Ttulo7Car">
    <w:name w:val="Título 7 Car"/>
    <w:basedOn w:val="Fuentedeprrafopredeter"/>
    <w:link w:val="Ttulo7"/>
    <w:uiPriority w:val="9"/>
    <w:rsid w:val="00CB53A4"/>
    <w:rPr>
      <w:rFonts w:ascii="Times New Roman" w:eastAsiaTheme="majorEastAsia" w:hAnsi="Times New Roman" w:cstheme="majorBidi"/>
      <w:b/>
      <w:iCs/>
      <w:sz w:val="24"/>
    </w:rPr>
  </w:style>
  <w:style w:type="character" w:customStyle="1" w:styleId="Ttulo8Car">
    <w:name w:val="Título 8 Car"/>
    <w:basedOn w:val="Fuentedeprrafopredeter"/>
    <w:link w:val="Ttulo8"/>
    <w:uiPriority w:val="9"/>
    <w:rsid w:val="00315B43"/>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sid w:val="00315B43"/>
    <w:rPr>
      <w:rFonts w:asciiTheme="majorHAnsi" w:eastAsiaTheme="majorEastAsia" w:hAnsiTheme="majorHAnsi" w:cstheme="majorBidi"/>
      <w:i/>
      <w:iCs/>
      <w:color w:val="404040" w:themeColor="text1" w:themeTint="BF"/>
      <w:sz w:val="20"/>
      <w:szCs w:val="20"/>
    </w:rPr>
  </w:style>
  <w:style w:type="paragraph" w:styleId="TDC2">
    <w:name w:val="toc 2"/>
    <w:basedOn w:val="Normal"/>
    <w:next w:val="Normal"/>
    <w:autoRedefine/>
    <w:uiPriority w:val="39"/>
    <w:unhideWhenUsed/>
    <w:qFormat/>
    <w:rsid w:val="00F34D54"/>
    <w:pPr>
      <w:spacing w:after="100"/>
      <w:ind w:left="220"/>
    </w:pPr>
  </w:style>
  <w:style w:type="paragraph" w:styleId="TDC4">
    <w:name w:val="toc 4"/>
    <w:basedOn w:val="Normal"/>
    <w:next w:val="Normal"/>
    <w:autoRedefine/>
    <w:uiPriority w:val="39"/>
    <w:unhideWhenUsed/>
    <w:rsid w:val="00F34D54"/>
    <w:pPr>
      <w:spacing w:after="100"/>
      <w:ind w:left="660"/>
    </w:pPr>
    <w:rPr>
      <w:rFonts w:eastAsiaTheme="minorEastAsia"/>
      <w:lang w:eastAsia="es-ES"/>
    </w:rPr>
  </w:style>
  <w:style w:type="paragraph" w:styleId="TDC5">
    <w:name w:val="toc 5"/>
    <w:basedOn w:val="Normal"/>
    <w:next w:val="Normal"/>
    <w:autoRedefine/>
    <w:uiPriority w:val="39"/>
    <w:unhideWhenUsed/>
    <w:rsid w:val="00F34D54"/>
    <w:pPr>
      <w:spacing w:after="100"/>
      <w:ind w:left="880"/>
    </w:pPr>
    <w:rPr>
      <w:rFonts w:eastAsiaTheme="minorEastAsia"/>
      <w:lang w:eastAsia="es-ES"/>
    </w:rPr>
  </w:style>
  <w:style w:type="paragraph" w:styleId="TDC6">
    <w:name w:val="toc 6"/>
    <w:basedOn w:val="Normal"/>
    <w:next w:val="Normal"/>
    <w:autoRedefine/>
    <w:uiPriority w:val="39"/>
    <w:unhideWhenUsed/>
    <w:rsid w:val="00F34D54"/>
    <w:pPr>
      <w:spacing w:after="100"/>
      <w:ind w:left="1100"/>
    </w:pPr>
    <w:rPr>
      <w:rFonts w:eastAsiaTheme="minorEastAsia"/>
      <w:lang w:eastAsia="es-ES"/>
    </w:rPr>
  </w:style>
  <w:style w:type="paragraph" w:styleId="TDC7">
    <w:name w:val="toc 7"/>
    <w:basedOn w:val="Normal"/>
    <w:next w:val="Normal"/>
    <w:autoRedefine/>
    <w:uiPriority w:val="39"/>
    <w:unhideWhenUsed/>
    <w:rsid w:val="00F34D54"/>
    <w:pPr>
      <w:spacing w:after="100"/>
      <w:ind w:left="1320"/>
    </w:pPr>
    <w:rPr>
      <w:rFonts w:eastAsiaTheme="minorEastAsia"/>
      <w:lang w:eastAsia="es-ES"/>
    </w:rPr>
  </w:style>
  <w:style w:type="paragraph" w:styleId="TDC8">
    <w:name w:val="toc 8"/>
    <w:basedOn w:val="Normal"/>
    <w:next w:val="Normal"/>
    <w:autoRedefine/>
    <w:uiPriority w:val="39"/>
    <w:unhideWhenUsed/>
    <w:rsid w:val="00F34D54"/>
    <w:pPr>
      <w:spacing w:after="100"/>
      <w:ind w:left="1540"/>
    </w:pPr>
    <w:rPr>
      <w:rFonts w:eastAsiaTheme="minorEastAsia"/>
      <w:lang w:eastAsia="es-ES"/>
    </w:rPr>
  </w:style>
  <w:style w:type="paragraph" w:styleId="TDC9">
    <w:name w:val="toc 9"/>
    <w:basedOn w:val="Normal"/>
    <w:next w:val="Normal"/>
    <w:autoRedefine/>
    <w:uiPriority w:val="39"/>
    <w:unhideWhenUsed/>
    <w:rsid w:val="00F34D54"/>
    <w:pPr>
      <w:spacing w:after="100"/>
      <w:ind w:left="1760"/>
    </w:pPr>
    <w:rPr>
      <w:rFonts w:eastAsiaTheme="minorEastAsia"/>
      <w:lang w:eastAsia="es-ES"/>
    </w:rPr>
  </w:style>
  <w:style w:type="paragraph" w:styleId="Puesto">
    <w:name w:val="Title"/>
    <w:basedOn w:val="Normal"/>
    <w:next w:val="Normal"/>
    <w:link w:val="PuestoCar"/>
    <w:uiPriority w:val="10"/>
    <w:qFormat/>
    <w:rsid w:val="00E3412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E34127"/>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BF2A57"/>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BF2A57"/>
    <w:rPr>
      <w:rFonts w:asciiTheme="majorHAnsi" w:eastAsiaTheme="majorEastAsia" w:hAnsiTheme="majorHAnsi" w:cstheme="majorBidi"/>
      <w:i/>
      <w:iCs/>
      <w:color w:val="4F81BD" w:themeColor="accent1"/>
      <w:spacing w:val="15"/>
      <w:sz w:val="24"/>
      <w:szCs w:val="24"/>
    </w:rPr>
  </w:style>
  <w:style w:type="paragraph" w:styleId="Cita">
    <w:name w:val="Quote"/>
    <w:basedOn w:val="Normal"/>
    <w:next w:val="Normal"/>
    <w:link w:val="CitaCar"/>
    <w:uiPriority w:val="29"/>
    <w:qFormat/>
    <w:rsid w:val="00E76F9E"/>
    <w:rPr>
      <w:i/>
      <w:iCs/>
      <w:color w:val="000000" w:themeColor="text1"/>
    </w:rPr>
  </w:style>
  <w:style w:type="character" w:customStyle="1" w:styleId="CitaCar">
    <w:name w:val="Cita Car"/>
    <w:basedOn w:val="Fuentedeprrafopredeter"/>
    <w:link w:val="Cita"/>
    <w:uiPriority w:val="29"/>
    <w:rsid w:val="00E76F9E"/>
    <w:rPr>
      <w:rFonts w:ascii="Times New Roman" w:hAnsi="Times New Roman"/>
      <w:i/>
      <w:iCs/>
      <w:color w:val="000000" w:themeColor="text1"/>
      <w:sz w:val="24"/>
    </w:rPr>
  </w:style>
  <w:style w:type="paragraph" w:customStyle="1" w:styleId="figura">
    <w:name w:val="figura"/>
    <w:basedOn w:val="Normal"/>
    <w:link w:val="figuraCar"/>
    <w:autoRedefine/>
    <w:qFormat/>
    <w:rsid w:val="00450BDA"/>
    <w:pPr>
      <w:jc w:val="center"/>
    </w:pPr>
    <w:rPr>
      <w:b/>
    </w:rPr>
  </w:style>
  <w:style w:type="character" w:customStyle="1" w:styleId="figuraCar">
    <w:name w:val="figura Car"/>
    <w:basedOn w:val="Fuentedeprrafopredeter"/>
    <w:link w:val="figura"/>
    <w:rsid w:val="00450BDA"/>
    <w:rPr>
      <w:rFonts w:ascii="Times New Roman" w:hAnsi="Times New Roman"/>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61642">
      <w:bodyDiv w:val="1"/>
      <w:marLeft w:val="0"/>
      <w:marRight w:val="0"/>
      <w:marTop w:val="0"/>
      <w:marBottom w:val="0"/>
      <w:divBdr>
        <w:top w:val="none" w:sz="0" w:space="0" w:color="auto"/>
        <w:left w:val="none" w:sz="0" w:space="0" w:color="auto"/>
        <w:bottom w:val="none" w:sz="0" w:space="0" w:color="auto"/>
        <w:right w:val="none" w:sz="0" w:space="0" w:color="auto"/>
      </w:divBdr>
    </w:div>
    <w:div w:id="621502345">
      <w:bodyDiv w:val="1"/>
      <w:marLeft w:val="0"/>
      <w:marRight w:val="0"/>
      <w:marTop w:val="0"/>
      <w:marBottom w:val="0"/>
      <w:divBdr>
        <w:top w:val="none" w:sz="0" w:space="0" w:color="auto"/>
        <w:left w:val="none" w:sz="0" w:space="0" w:color="auto"/>
        <w:bottom w:val="none" w:sz="0" w:space="0" w:color="auto"/>
        <w:right w:val="none" w:sz="0" w:space="0" w:color="auto"/>
      </w:divBdr>
    </w:div>
    <w:div w:id="623199533">
      <w:bodyDiv w:val="1"/>
      <w:marLeft w:val="0"/>
      <w:marRight w:val="0"/>
      <w:marTop w:val="0"/>
      <w:marBottom w:val="0"/>
      <w:divBdr>
        <w:top w:val="none" w:sz="0" w:space="0" w:color="auto"/>
        <w:left w:val="none" w:sz="0" w:space="0" w:color="auto"/>
        <w:bottom w:val="none" w:sz="0" w:space="0" w:color="auto"/>
        <w:right w:val="none" w:sz="0" w:space="0" w:color="auto"/>
      </w:divBdr>
    </w:div>
    <w:div w:id="629634457">
      <w:bodyDiv w:val="1"/>
      <w:marLeft w:val="0"/>
      <w:marRight w:val="0"/>
      <w:marTop w:val="0"/>
      <w:marBottom w:val="0"/>
      <w:divBdr>
        <w:top w:val="none" w:sz="0" w:space="0" w:color="auto"/>
        <w:left w:val="none" w:sz="0" w:space="0" w:color="auto"/>
        <w:bottom w:val="none" w:sz="0" w:space="0" w:color="auto"/>
        <w:right w:val="none" w:sz="0" w:space="0" w:color="auto"/>
      </w:divBdr>
    </w:div>
    <w:div w:id="677773739">
      <w:bodyDiv w:val="1"/>
      <w:marLeft w:val="0"/>
      <w:marRight w:val="0"/>
      <w:marTop w:val="0"/>
      <w:marBottom w:val="0"/>
      <w:divBdr>
        <w:top w:val="none" w:sz="0" w:space="0" w:color="auto"/>
        <w:left w:val="none" w:sz="0" w:space="0" w:color="auto"/>
        <w:bottom w:val="none" w:sz="0" w:space="0" w:color="auto"/>
        <w:right w:val="none" w:sz="0" w:space="0" w:color="auto"/>
      </w:divBdr>
    </w:div>
    <w:div w:id="711812197">
      <w:bodyDiv w:val="1"/>
      <w:marLeft w:val="0"/>
      <w:marRight w:val="0"/>
      <w:marTop w:val="0"/>
      <w:marBottom w:val="0"/>
      <w:divBdr>
        <w:top w:val="none" w:sz="0" w:space="0" w:color="auto"/>
        <w:left w:val="none" w:sz="0" w:space="0" w:color="auto"/>
        <w:bottom w:val="none" w:sz="0" w:space="0" w:color="auto"/>
        <w:right w:val="none" w:sz="0" w:space="0" w:color="auto"/>
      </w:divBdr>
    </w:div>
    <w:div w:id="881596884">
      <w:bodyDiv w:val="1"/>
      <w:marLeft w:val="0"/>
      <w:marRight w:val="0"/>
      <w:marTop w:val="0"/>
      <w:marBottom w:val="0"/>
      <w:divBdr>
        <w:top w:val="none" w:sz="0" w:space="0" w:color="auto"/>
        <w:left w:val="none" w:sz="0" w:space="0" w:color="auto"/>
        <w:bottom w:val="none" w:sz="0" w:space="0" w:color="auto"/>
        <w:right w:val="none" w:sz="0" w:space="0" w:color="auto"/>
      </w:divBdr>
    </w:div>
    <w:div w:id="1015965117">
      <w:bodyDiv w:val="1"/>
      <w:marLeft w:val="0"/>
      <w:marRight w:val="0"/>
      <w:marTop w:val="0"/>
      <w:marBottom w:val="0"/>
      <w:divBdr>
        <w:top w:val="none" w:sz="0" w:space="0" w:color="auto"/>
        <w:left w:val="none" w:sz="0" w:space="0" w:color="auto"/>
        <w:bottom w:val="none" w:sz="0" w:space="0" w:color="auto"/>
        <w:right w:val="none" w:sz="0" w:space="0" w:color="auto"/>
      </w:divBdr>
    </w:div>
    <w:div w:id="1211456563">
      <w:bodyDiv w:val="1"/>
      <w:marLeft w:val="0"/>
      <w:marRight w:val="0"/>
      <w:marTop w:val="0"/>
      <w:marBottom w:val="0"/>
      <w:divBdr>
        <w:top w:val="none" w:sz="0" w:space="0" w:color="auto"/>
        <w:left w:val="none" w:sz="0" w:space="0" w:color="auto"/>
        <w:bottom w:val="none" w:sz="0" w:space="0" w:color="auto"/>
        <w:right w:val="none" w:sz="0" w:space="0" w:color="auto"/>
      </w:divBdr>
      <w:divsChild>
        <w:div w:id="1190491851">
          <w:marLeft w:val="900"/>
          <w:marRight w:val="0"/>
          <w:marTop w:val="0"/>
          <w:marBottom w:val="0"/>
          <w:divBdr>
            <w:top w:val="none" w:sz="0" w:space="0" w:color="auto"/>
            <w:left w:val="none" w:sz="0" w:space="0" w:color="auto"/>
            <w:bottom w:val="none" w:sz="0" w:space="0" w:color="auto"/>
            <w:right w:val="none" w:sz="0" w:space="0" w:color="auto"/>
          </w:divBdr>
        </w:div>
        <w:div w:id="1874539208">
          <w:marLeft w:val="0"/>
          <w:marRight w:val="0"/>
          <w:marTop w:val="0"/>
          <w:marBottom w:val="0"/>
          <w:divBdr>
            <w:top w:val="none" w:sz="0" w:space="0" w:color="auto"/>
            <w:left w:val="none" w:sz="0" w:space="0" w:color="auto"/>
            <w:bottom w:val="none" w:sz="0" w:space="0" w:color="auto"/>
            <w:right w:val="none" w:sz="0" w:space="0" w:color="auto"/>
          </w:divBdr>
        </w:div>
      </w:divsChild>
    </w:div>
    <w:div w:id="1604797769">
      <w:bodyDiv w:val="1"/>
      <w:marLeft w:val="0"/>
      <w:marRight w:val="0"/>
      <w:marTop w:val="0"/>
      <w:marBottom w:val="0"/>
      <w:divBdr>
        <w:top w:val="none" w:sz="0" w:space="0" w:color="auto"/>
        <w:left w:val="none" w:sz="0" w:space="0" w:color="auto"/>
        <w:bottom w:val="none" w:sz="0" w:space="0" w:color="auto"/>
        <w:right w:val="none" w:sz="0" w:space="0" w:color="auto"/>
      </w:divBdr>
    </w:div>
    <w:div w:id="1748382118">
      <w:bodyDiv w:val="1"/>
      <w:marLeft w:val="0"/>
      <w:marRight w:val="0"/>
      <w:marTop w:val="0"/>
      <w:marBottom w:val="0"/>
      <w:divBdr>
        <w:top w:val="none" w:sz="0" w:space="0" w:color="auto"/>
        <w:left w:val="none" w:sz="0" w:space="0" w:color="auto"/>
        <w:bottom w:val="none" w:sz="0" w:space="0" w:color="auto"/>
        <w:right w:val="none" w:sz="0" w:space="0" w:color="auto"/>
      </w:divBdr>
    </w:div>
    <w:div w:id="1771314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github.com/wolf-mtwo/lagash-documentation/blob/dev/anexos/figura-8.png" TargetMode="External"/><Relationship Id="rId26" Type="http://schemas.openxmlformats.org/officeDocument/2006/relationships/image" Target="media/image11.emf"/><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hyperlink" Target="http://www.ietf.org/rfc/rfc4122.txt" TargetMode="External"/><Relationship Id="rId7" Type="http://schemas.openxmlformats.org/officeDocument/2006/relationships/endnotes" Target="endnotes.xml"/><Relationship Id="rId71"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github.com/wolf-mtwo/lagash-documentation/blob/dev/anexos/figura-7.png" TargetMode="External"/><Relationship Id="rId29" Type="http://schemas.openxmlformats.org/officeDocument/2006/relationships/image" Target="media/image14.emf"/><Relationship Id="rId11" Type="http://schemas.openxmlformats.org/officeDocument/2006/relationships/image" Target="media/image1.png"/><Relationship Id="rId24" Type="http://schemas.openxmlformats.org/officeDocument/2006/relationships/image" Target="media/image9.emf"/><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hyperlink" Target="https://en.wikipedia.org/wiki/Universally_unique_identifier" TargetMode="External"/><Relationship Id="rId79" Type="http://schemas.openxmlformats.org/officeDocument/2006/relationships/hyperlink" Target="http://es.slideshare.net/luchoapazam1/seguridad-y-auditoria-informatica-iso-17799" TargetMode="Externa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glossaryDocument" Target="glossary/document.xml"/><Relationship Id="rId10" Type="http://schemas.openxmlformats.org/officeDocument/2006/relationships/hyperlink" Target="https://github.com/wolf-mtwo/lagash-documentation/blob/dev/anexos/figura-2.png" TargetMode="External"/><Relationship Id="rId19" Type="http://schemas.openxmlformats.org/officeDocument/2006/relationships/image" Target="media/image5.png"/><Relationship Id="rId31" Type="http://schemas.openxmlformats.org/officeDocument/2006/relationships/image" Target="media/image16.emf"/><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yperlink" Target="http://es.slideshare.net/RaulIram/tarea-16614847" TargetMode="External"/><Relationship Id="rId78" Type="http://schemas.openxmlformats.org/officeDocument/2006/relationships/hyperlink" Target="http://phpwebquest.org/cursocep/webquest/soporte_tabbed_w.php?id_actividad=18518&amp;id_pagina=1" TargetMode="External"/><Relationship Id="rId81"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wolf-mtwo/lagash-documentation/blob/dev/anexos/figura-6.png" TargetMode="External"/><Relationship Id="rId22" Type="http://schemas.openxmlformats.org/officeDocument/2006/relationships/image" Target="media/image7.emf"/><Relationship Id="rId27" Type="http://schemas.openxmlformats.org/officeDocument/2006/relationships/image" Target="media/image12.png"/><Relationship Id="rId30" Type="http://schemas.openxmlformats.org/officeDocument/2006/relationships/image" Target="media/image15.emf"/><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hyperlink" Target="http://es.slideshare.net/ocomur/pruebas-unitarias-9368721?next_slideshow=1" TargetMode="External"/><Relationship Id="rId8" Type="http://schemas.openxmlformats.org/officeDocument/2006/relationships/header" Target="header1.xml"/><Relationship Id="rId51" Type="http://schemas.openxmlformats.org/officeDocument/2006/relationships/image" Target="media/image36.png"/><Relationship Id="rId72" Type="http://schemas.openxmlformats.org/officeDocument/2006/relationships/hyperlink" Target="http://www.entermedia.mx/2013/07/el-impacto-de-la-proliferacion-de-dispositivos-moviles-en-las-empresas-de-acuerdo-a-salesforce-com/InformationMovil.pdf"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github.com/wolf-mtwo/lagash-documentation/blob/dev/anexos/figura-3.png" TargetMode="External"/><Relationship Id="rId17" Type="http://schemas.openxmlformats.org/officeDocument/2006/relationships/image" Target="media/image4.png"/><Relationship Id="rId25" Type="http://schemas.openxmlformats.org/officeDocument/2006/relationships/image" Target="media/image10.emf"/><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hyperlink" Target="https://github.com/wolf-mtwo/lagash-documentation/blob/dev/anexos/figura-9.png"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hyperlink" Target="http://www.qrcode.com/en/about/"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8.emf"/><Relationship Id="rId28" Type="http://schemas.openxmlformats.org/officeDocument/2006/relationships/image" Target="media/image13.emf"/><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54D05EA396F463BBE01EEA56B6D57D7"/>
        <w:category>
          <w:name w:val="General"/>
          <w:gallery w:val="placeholder"/>
        </w:category>
        <w:types>
          <w:type w:val="bbPlcHdr"/>
        </w:types>
        <w:behaviors>
          <w:behavior w:val="content"/>
        </w:behaviors>
        <w:guid w:val="{A02DE125-5846-409F-A3F8-734CB2D44C59}"/>
      </w:docPartPr>
      <w:docPartBody>
        <w:p w:rsidR="0098591C" w:rsidRDefault="009426F3" w:rsidP="009426F3">
          <w:pPr>
            <w:pStyle w:val="754D05EA396F463BBE01EEA56B6D57D7"/>
          </w:pPr>
          <w:r>
            <w:t>[Escriba aquí]</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26F3"/>
    <w:rsid w:val="000E0825"/>
    <w:rsid w:val="002F7C09"/>
    <w:rsid w:val="009426F3"/>
    <w:rsid w:val="0098591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463724A04194D5287A46BE011638E58">
    <w:name w:val="5463724A04194D5287A46BE011638E58"/>
    <w:rsid w:val="009426F3"/>
  </w:style>
  <w:style w:type="paragraph" w:customStyle="1" w:styleId="465451AE4966468AAA7768DF77500BF3">
    <w:name w:val="465451AE4966468AAA7768DF77500BF3"/>
    <w:rsid w:val="009426F3"/>
  </w:style>
  <w:style w:type="paragraph" w:customStyle="1" w:styleId="450D4F02005949B7B6E9643E50A07647">
    <w:name w:val="450D4F02005949B7B6E9643E50A07647"/>
    <w:rsid w:val="009426F3"/>
  </w:style>
  <w:style w:type="paragraph" w:customStyle="1" w:styleId="6C77D0CE82AB4BFD879D9C9D2C3F67E3">
    <w:name w:val="6C77D0CE82AB4BFD879D9C9D2C3F67E3"/>
    <w:rsid w:val="009426F3"/>
  </w:style>
  <w:style w:type="paragraph" w:customStyle="1" w:styleId="BBDF67333643496FADF93EC8E7C7F0EA">
    <w:name w:val="BBDF67333643496FADF93EC8E7C7F0EA"/>
    <w:rsid w:val="009426F3"/>
  </w:style>
  <w:style w:type="paragraph" w:customStyle="1" w:styleId="754D05EA396F463BBE01EEA56B6D57D7">
    <w:name w:val="754D05EA396F463BBE01EEA56B6D57D7"/>
    <w:rsid w:val="009426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CE2C58-F1D4-4F8D-AC58-51CBF6FA7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15567</TotalTime>
  <Pages>83</Pages>
  <Words>12776</Words>
  <Characters>70268</Characters>
  <Application>Microsoft Office Word</Application>
  <DocSecurity>0</DocSecurity>
  <Lines>585</Lines>
  <Paragraphs>165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82879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wargos</dc:creator>
  <cp:lastModifiedBy>wargos</cp:lastModifiedBy>
  <cp:revision>35</cp:revision>
  <cp:lastPrinted>2018-04-04T19:00:00Z</cp:lastPrinted>
  <dcterms:created xsi:type="dcterms:W3CDTF">2017-02-22T00:56:00Z</dcterms:created>
  <dcterms:modified xsi:type="dcterms:W3CDTF">2018-05-13T18:35:00Z</dcterms:modified>
</cp:coreProperties>
</file>